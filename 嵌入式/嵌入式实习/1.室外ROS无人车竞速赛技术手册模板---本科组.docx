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E9524" w14:textId="77777777" w:rsidR="000B6B6B" w:rsidRDefault="000B6B6B">
      <w:pPr>
        <w:spacing w:line="440" w:lineRule="exact"/>
        <w:rPr>
          <w:rFonts w:ascii="宋体" w:hAnsi="宋体"/>
          <w:sz w:val="24"/>
        </w:rPr>
      </w:pPr>
    </w:p>
    <w:p w14:paraId="379C3223" w14:textId="77777777" w:rsidR="000B6B6B" w:rsidRDefault="00000000">
      <w:pPr>
        <w:spacing w:before="38"/>
        <w:ind w:left="51" w:right="246"/>
        <w:jc w:val="center"/>
        <w:rPr>
          <w:rFonts w:ascii="黑体" w:eastAsia="黑体"/>
          <w:b/>
          <w:sz w:val="44"/>
        </w:rPr>
      </w:pPr>
      <w:r>
        <w:rPr>
          <w:rFonts w:ascii="黑体" w:eastAsia="黑体" w:hint="eastAsia"/>
          <w:b/>
          <w:sz w:val="44"/>
        </w:rPr>
        <w:t>第十七届全国大学生智能汽车竞赛</w:t>
      </w:r>
    </w:p>
    <w:p w14:paraId="7E3C3B0F" w14:textId="77777777" w:rsidR="000B6B6B" w:rsidRDefault="000B6B6B">
      <w:pPr>
        <w:spacing w:before="38"/>
        <w:ind w:left="51" w:right="246"/>
        <w:jc w:val="center"/>
        <w:rPr>
          <w:rFonts w:ascii="黑体" w:eastAsia="黑体"/>
          <w:b/>
          <w:sz w:val="44"/>
        </w:rPr>
      </w:pPr>
    </w:p>
    <w:p w14:paraId="67B2A030" w14:textId="77777777" w:rsidR="000B6B6B" w:rsidRDefault="000B6B6B">
      <w:pPr>
        <w:jc w:val="center"/>
        <w:rPr>
          <w:rFonts w:eastAsia="黑体"/>
          <w:b/>
          <w:sz w:val="44"/>
          <w:szCs w:val="44"/>
        </w:rPr>
      </w:pPr>
    </w:p>
    <w:p w14:paraId="4AB84773" w14:textId="77777777" w:rsidR="000B6B6B" w:rsidRDefault="00000000">
      <w:pPr>
        <w:jc w:val="center"/>
        <w:rPr>
          <w:rFonts w:eastAsia="黑体"/>
          <w:b/>
          <w:sz w:val="44"/>
          <w:szCs w:val="44"/>
        </w:rPr>
      </w:pPr>
      <w:r>
        <w:rPr>
          <w:rFonts w:eastAsia="黑体" w:hint="eastAsia"/>
          <w:b/>
          <w:sz w:val="44"/>
          <w:szCs w:val="44"/>
        </w:rPr>
        <w:t>室外</w:t>
      </w:r>
      <w:r>
        <w:rPr>
          <w:rFonts w:eastAsia="黑体" w:hint="eastAsia"/>
          <w:b/>
          <w:sz w:val="44"/>
          <w:szCs w:val="44"/>
        </w:rPr>
        <w:t>ROS</w:t>
      </w:r>
      <w:r>
        <w:rPr>
          <w:rFonts w:eastAsia="黑体" w:hint="eastAsia"/>
          <w:b/>
          <w:sz w:val="44"/>
          <w:szCs w:val="44"/>
        </w:rPr>
        <w:t>无人车竞速赛（高教组）</w:t>
      </w:r>
    </w:p>
    <w:p w14:paraId="1A99E3D7" w14:textId="77777777" w:rsidR="000B6B6B" w:rsidRDefault="000B6B6B">
      <w:pPr>
        <w:rPr>
          <w:sz w:val="52"/>
          <w:szCs w:val="52"/>
        </w:rPr>
      </w:pPr>
    </w:p>
    <w:p w14:paraId="1CC67983" w14:textId="77777777" w:rsidR="000B6B6B" w:rsidRDefault="00000000">
      <w:pPr>
        <w:jc w:val="center"/>
        <w:rPr>
          <w:rFonts w:ascii="黑体" w:eastAsia="黑体" w:hAnsi="黑体" w:cs="黑体"/>
          <w:b/>
          <w:sz w:val="72"/>
        </w:rPr>
      </w:pPr>
      <w:r>
        <w:rPr>
          <w:rFonts w:ascii="黑体" w:eastAsia="黑体" w:hAnsi="黑体" w:cs="黑体" w:hint="eastAsia"/>
          <w:b/>
          <w:sz w:val="72"/>
        </w:rPr>
        <w:t>技 术 手 册</w:t>
      </w:r>
    </w:p>
    <w:p w14:paraId="0530583B" w14:textId="77777777" w:rsidR="000B6B6B" w:rsidRDefault="000B6B6B">
      <w:pPr>
        <w:jc w:val="center"/>
        <w:rPr>
          <w:rFonts w:eastAsia="黑体"/>
          <w:sz w:val="36"/>
        </w:rPr>
      </w:pPr>
    </w:p>
    <w:p w14:paraId="2AB58768" w14:textId="77777777" w:rsidR="000B6B6B" w:rsidRDefault="000B6B6B">
      <w:pPr>
        <w:rPr>
          <w:rFonts w:eastAsia="黑体"/>
          <w:sz w:val="36"/>
        </w:rPr>
      </w:pPr>
    </w:p>
    <w:p w14:paraId="11186E8F" w14:textId="77777777" w:rsidR="000B6B6B" w:rsidRDefault="000B6B6B">
      <w:pPr>
        <w:tabs>
          <w:tab w:val="left" w:pos="7530"/>
        </w:tabs>
        <w:spacing w:line="360" w:lineRule="auto"/>
        <w:ind w:leftChars="600" w:left="1260" w:rightChars="272" w:right="571"/>
        <w:rPr>
          <w:rFonts w:eastAsia="仿宋_GB2312"/>
          <w:sz w:val="32"/>
        </w:rPr>
      </w:pPr>
    </w:p>
    <w:p w14:paraId="71562C41" w14:textId="77777777" w:rsidR="000B6B6B" w:rsidRDefault="000B6B6B">
      <w:pPr>
        <w:tabs>
          <w:tab w:val="left" w:pos="7530"/>
        </w:tabs>
        <w:spacing w:line="360" w:lineRule="auto"/>
        <w:ind w:leftChars="600" w:left="1260" w:rightChars="272" w:right="571"/>
        <w:rPr>
          <w:rFonts w:eastAsia="仿宋_GB2312"/>
          <w:sz w:val="32"/>
        </w:rPr>
      </w:pPr>
    </w:p>
    <w:p w14:paraId="11EC9E52" w14:textId="77777777" w:rsidR="000B6B6B" w:rsidRDefault="000B6B6B">
      <w:pPr>
        <w:tabs>
          <w:tab w:val="left" w:pos="7530"/>
        </w:tabs>
        <w:spacing w:line="360" w:lineRule="auto"/>
        <w:ind w:leftChars="600" w:left="1260" w:rightChars="272" w:right="571"/>
        <w:rPr>
          <w:rFonts w:eastAsia="仿宋_GB2312"/>
          <w:sz w:val="32"/>
        </w:rPr>
      </w:pPr>
    </w:p>
    <w:p w14:paraId="3D826810" w14:textId="77777777" w:rsidR="000B6B6B" w:rsidRDefault="00000000">
      <w:pPr>
        <w:tabs>
          <w:tab w:val="left" w:pos="7530"/>
        </w:tabs>
        <w:spacing w:line="360" w:lineRule="auto"/>
        <w:ind w:leftChars="600" w:left="1260" w:rightChars="272" w:right="571"/>
        <w:rPr>
          <w:rFonts w:ascii="黑体" w:eastAsia="黑体" w:hAnsi="黑体" w:cs="黑体"/>
          <w:sz w:val="32"/>
        </w:rPr>
      </w:pPr>
      <w:r>
        <w:rPr>
          <w:rFonts w:ascii="黑体" w:eastAsia="黑体" w:hAnsi="黑体" w:cs="黑体" w:hint="eastAsia"/>
          <w:sz w:val="32"/>
        </w:rPr>
        <w:t xml:space="preserve">学    校：XXXX学院    </w:t>
      </w:r>
    </w:p>
    <w:p w14:paraId="4EDEF119" w14:textId="77777777" w:rsidR="000B6B6B" w:rsidRDefault="00000000">
      <w:pPr>
        <w:tabs>
          <w:tab w:val="left" w:pos="7740"/>
        </w:tabs>
        <w:spacing w:line="360" w:lineRule="auto"/>
        <w:ind w:leftChars="600" w:left="1260" w:rightChars="272" w:right="571"/>
        <w:rPr>
          <w:rFonts w:ascii="黑体" w:eastAsia="黑体" w:hAnsi="黑体" w:cs="黑体"/>
          <w:sz w:val="32"/>
        </w:rPr>
      </w:pPr>
      <w:r>
        <w:rPr>
          <w:rFonts w:ascii="黑体" w:eastAsia="黑体" w:hAnsi="黑体" w:cs="黑体" w:hint="eastAsia"/>
          <w:sz w:val="32"/>
        </w:rPr>
        <w:t xml:space="preserve">队伍名称：XX     </w:t>
      </w:r>
    </w:p>
    <w:p w14:paraId="59D42A44" w14:textId="77777777" w:rsidR="000B6B6B" w:rsidRDefault="00000000">
      <w:pPr>
        <w:tabs>
          <w:tab w:val="left" w:pos="7740"/>
        </w:tabs>
        <w:spacing w:line="360" w:lineRule="auto"/>
        <w:ind w:leftChars="600" w:left="1260" w:rightChars="272" w:right="571"/>
        <w:rPr>
          <w:rFonts w:ascii="黑体" w:eastAsia="黑体" w:hAnsi="黑体" w:cs="黑体"/>
          <w:sz w:val="32"/>
        </w:rPr>
      </w:pPr>
      <w:r>
        <w:rPr>
          <w:rFonts w:ascii="黑体" w:eastAsia="黑体" w:hAnsi="黑体" w:cs="黑体" w:hint="eastAsia"/>
          <w:sz w:val="32"/>
        </w:rPr>
        <w:t>参赛队员：XX、XX、XX</w:t>
      </w:r>
    </w:p>
    <w:p w14:paraId="3B6658E8" w14:textId="21BB89DD" w:rsidR="000B6B6B" w:rsidRDefault="00000000">
      <w:pPr>
        <w:tabs>
          <w:tab w:val="left" w:pos="7740"/>
        </w:tabs>
        <w:spacing w:line="360" w:lineRule="auto"/>
        <w:ind w:leftChars="600" w:left="1260" w:rightChars="272" w:right="571"/>
        <w:rPr>
          <w:rFonts w:ascii="黑体" w:eastAsia="黑体" w:hAnsi="黑体" w:cs="黑体"/>
        </w:rPr>
      </w:pPr>
      <w:r>
        <w:rPr>
          <w:rFonts w:ascii="黑体" w:eastAsia="黑体" w:hAnsi="黑体" w:cs="黑体" w:hint="eastAsia"/>
          <w:sz w:val="32"/>
        </w:rPr>
        <w:t>带队教师：</w:t>
      </w:r>
      <w:del w:id="0" w:author="sun lanlan" w:date="2023-11-08T00:21:00Z">
        <w:r w:rsidDel="00742D6B">
          <w:rPr>
            <w:rFonts w:ascii="黑体" w:eastAsia="黑体" w:hAnsi="黑体" w:cs="黑体" w:hint="eastAsia"/>
            <w:sz w:val="32"/>
          </w:rPr>
          <w:delText xml:space="preserve">XX、XX   </w:delText>
        </w:r>
      </w:del>
      <w:ins w:id="1" w:author="sun lanlan" w:date="2023-11-08T00:21:00Z">
        <w:r w:rsidR="00742D6B">
          <w:rPr>
            <w:rFonts w:ascii="黑体" w:eastAsia="黑体" w:hAnsi="黑体" w:cs="黑体" w:hint="eastAsia"/>
            <w:sz w:val="32"/>
          </w:rPr>
          <w:t>赵娟</w:t>
        </w:r>
      </w:ins>
      <w:r>
        <w:rPr>
          <w:rFonts w:ascii="黑体" w:eastAsia="黑体" w:hAnsi="黑体" w:cs="黑体" w:hint="eastAsia"/>
          <w:sz w:val="32"/>
        </w:rPr>
        <w:t xml:space="preserve">     </w:t>
      </w:r>
    </w:p>
    <w:p w14:paraId="606D8CD4" w14:textId="77777777" w:rsidR="000B6B6B" w:rsidRDefault="000B6B6B">
      <w:pPr>
        <w:jc w:val="center"/>
        <w:rPr>
          <w:sz w:val="24"/>
        </w:rPr>
      </w:pPr>
    </w:p>
    <w:p w14:paraId="65C084F8" w14:textId="77777777" w:rsidR="000B6B6B" w:rsidRDefault="000B6B6B">
      <w:pPr>
        <w:jc w:val="center"/>
        <w:rPr>
          <w:sz w:val="24"/>
        </w:rPr>
      </w:pPr>
    </w:p>
    <w:p w14:paraId="25BA03C6" w14:textId="77777777" w:rsidR="000B6B6B" w:rsidRDefault="000B6B6B">
      <w:pPr>
        <w:spacing w:line="440" w:lineRule="exact"/>
        <w:rPr>
          <w:rFonts w:ascii="宋体" w:hAnsi="宋体"/>
          <w:sz w:val="24"/>
        </w:rPr>
      </w:pPr>
    </w:p>
    <w:p w14:paraId="6C2F890F" w14:textId="77777777" w:rsidR="000B6B6B" w:rsidRDefault="000B6B6B">
      <w:pPr>
        <w:spacing w:line="440" w:lineRule="exact"/>
        <w:rPr>
          <w:rFonts w:ascii="宋体" w:hAnsi="宋体"/>
          <w:sz w:val="24"/>
        </w:rPr>
      </w:pPr>
    </w:p>
    <w:p w14:paraId="76AA053F" w14:textId="77777777" w:rsidR="000B6B6B" w:rsidRDefault="000B6B6B">
      <w:pPr>
        <w:spacing w:line="440" w:lineRule="exact"/>
        <w:rPr>
          <w:rFonts w:ascii="宋体" w:hAnsi="宋体"/>
          <w:sz w:val="24"/>
        </w:rPr>
      </w:pPr>
    </w:p>
    <w:p w14:paraId="73984B61" w14:textId="77777777" w:rsidR="000B6B6B" w:rsidRDefault="000B6B6B">
      <w:pPr>
        <w:spacing w:line="440" w:lineRule="exact"/>
        <w:rPr>
          <w:rFonts w:ascii="宋体" w:hAnsi="宋体"/>
          <w:sz w:val="24"/>
        </w:rPr>
      </w:pPr>
    </w:p>
    <w:p w14:paraId="3490AE11" w14:textId="77777777" w:rsidR="000B6B6B" w:rsidRDefault="000B6B6B">
      <w:pPr>
        <w:spacing w:line="440" w:lineRule="exact"/>
        <w:rPr>
          <w:rFonts w:ascii="宋体" w:hAnsi="宋体"/>
          <w:sz w:val="24"/>
        </w:rPr>
      </w:pPr>
    </w:p>
    <w:p w14:paraId="2D729652" w14:textId="77777777" w:rsidR="000B6B6B" w:rsidRDefault="000B6B6B">
      <w:pPr>
        <w:spacing w:beforeLines="50" w:before="156" w:after="240" w:line="360" w:lineRule="exact"/>
        <w:jc w:val="center"/>
        <w:rPr>
          <w:rFonts w:ascii="黑体" w:eastAsia="黑体"/>
          <w:sz w:val="44"/>
        </w:rPr>
      </w:pPr>
    </w:p>
    <w:p w14:paraId="1FFDA0F5" w14:textId="77777777" w:rsidR="000B6B6B" w:rsidRDefault="00000000">
      <w:pPr>
        <w:spacing w:beforeLines="50" w:before="156" w:after="240" w:line="360" w:lineRule="exact"/>
        <w:ind w:firstLineChars="600" w:firstLine="1920"/>
        <w:rPr>
          <w:rFonts w:ascii="黑体" w:eastAsia="黑体"/>
          <w:sz w:val="44"/>
        </w:rPr>
      </w:pPr>
      <w:r>
        <w:rPr>
          <w:rFonts w:ascii="黑体" w:eastAsia="黑体" w:hint="eastAsia"/>
          <w:sz w:val="32"/>
          <w:szCs w:val="32"/>
        </w:rPr>
        <w:t>关于技术手册使用授权的说明</w:t>
      </w:r>
    </w:p>
    <w:p w14:paraId="60149053" w14:textId="77777777" w:rsidR="000B6B6B" w:rsidRDefault="000B6B6B">
      <w:pPr>
        <w:spacing w:before="120" w:line="360" w:lineRule="exact"/>
        <w:rPr>
          <w:sz w:val="26"/>
        </w:rPr>
      </w:pPr>
    </w:p>
    <w:p w14:paraId="0FF19845" w14:textId="77777777" w:rsidR="000B6B6B" w:rsidRDefault="00000000">
      <w:pPr>
        <w:spacing w:before="120" w:line="360" w:lineRule="exact"/>
        <w:rPr>
          <w:rFonts w:ascii="黑体" w:eastAsia="黑体" w:hAnsi="黑体" w:cs="黑体"/>
          <w:color w:val="000000"/>
          <w:sz w:val="18"/>
          <w:szCs w:val="18"/>
        </w:rPr>
      </w:pPr>
      <w:r>
        <w:rPr>
          <w:rFonts w:hint="eastAsia"/>
          <w:sz w:val="26"/>
        </w:rPr>
        <w:tab/>
        <w:t xml:space="preserve"> </w:t>
      </w:r>
      <w:r>
        <w:rPr>
          <w:rFonts w:ascii="黑体" w:eastAsia="黑体" w:hAnsi="黑体" w:cs="黑体" w:hint="eastAsia"/>
          <w:sz w:val="24"/>
        </w:rPr>
        <w:t>本人完全了解全国大学生智能汽车竞赛</w:t>
      </w:r>
      <w:r>
        <w:rPr>
          <w:rFonts w:ascii="黑体" w:eastAsia="黑体" w:hAnsi="黑体" w:cs="黑体"/>
          <w:sz w:val="24"/>
        </w:rPr>
        <w:t>关于</w:t>
      </w:r>
      <w:r>
        <w:rPr>
          <w:rFonts w:ascii="黑体" w:eastAsia="黑体" w:hAnsi="黑体" w:cs="黑体" w:hint="eastAsia"/>
          <w:sz w:val="24"/>
        </w:rPr>
        <w:t>保留、使用技术手册和研究论文的规定，即：参赛技术手册内容著作权归参赛者本人，比赛组委会和赞助公司可以在相关主页上收录并公开参赛作品的设计方案、技术手册、源码以及参赛模型车的视频、图像资料，并将相关内容编纂收录在组委会出版论文集中。</w:t>
      </w:r>
    </w:p>
    <w:p w14:paraId="426B59EC" w14:textId="77777777" w:rsidR="000B6B6B" w:rsidRDefault="000B6B6B">
      <w:pPr>
        <w:spacing w:before="120" w:line="360" w:lineRule="exact"/>
        <w:rPr>
          <w:rFonts w:ascii="黑体" w:eastAsia="黑体" w:hAnsi="黑体" w:cs="黑体"/>
          <w:sz w:val="26"/>
        </w:rPr>
      </w:pPr>
    </w:p>
    <w:p w14:paraId="2B6577D2" w14:textId="77777777" w:rsidR="000B6B6B" w:rsidRDefault="000B6B6B">
      <w:pPr>
        <w:spacing w:before="120" w:line="360" w:lineRule="exact"/>
        <w:jc w:val="left"/>
        <w:rPr>
          <w:rFonts w:ascii="黑体" w:eastAsia="黑体" w:hAnsi="黑体" w:cs="黑体"/>
          <w:sz w:val="26"/>
        </w:rPr>
      </w:pPr>
    </w:p>
    <w:p w14:paraId="6EB278E5" w14:textId="77777777" w:rsidR="000B6B6B" w:rsidRDefault="00000000">
      <w:pPr>
        <w:spacing w:before="120" w:line="360" w:lineRule="exact"/>
        <w:jc w:val="left"/>
        <w:rPr>
          <w:rFonts w:ascii="黑体" w:eastAsia="黑体" w:hAnsi="黑体" w:cs="黑体"/>
          <w:sz w:val="26"/>
          <w:u w:val="single"/>
        </w:rPr>
      </w:pPr>
      <w:r>
        <w:rPr>
          <w:rFonts w:ascii="黑体" w:eastAsia="黑体" w:hAnsi="黑体" w:cs="黑体" w:hint="eastAsia"/>
          <w:sz w:val="26"/>
        </w:rPr>
        <w:t>参赛队员签名：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4FD4DF94" w14:textId="77777777" w:rsidR="000B6B6B" w:rsidRDefault="000B6B6B">
      <w:pPr>
        <w:spacing w:before="120" w:line="360" w:lineRule="exact"/>
        <w:rPr>
          <w:rFonts w:ascii="黑体" w:eastAsia="黑体" w:hAnsi="黑体" w:cs="黑体"/>
          <w:sz w:val="26"/>
        </w:rPr>
      </w:pPr>
    </w:p>
    <w:p w14:paraId="34920A4E" w14:textId="77777777" w:rsidR="000B6B6B" w:rsidRDefault="00000000">
      <w:pPr>
        <w:spacing w:before="120" w:line="360" w:lineRule="exact"/>
        <w:rPr>
          <w:rFonts w:ascii="黑体" w:eastAsia="黑体" w:hAnsi="黑体" w:cs="黑体"/>
          <w:sz w:val="26"/>
          <w:u w:val="single"/>
        </w:rPr>
      </w:pPr>
      <w:r>
        <w:rPr>
          <w:rFonts w:ascii="黑体" w:eastAsia="黑体" w:hAnsi="黑体" w:cs="黑体" w:hint="eastAsia"/>
          <w:sz w:val="26"/>
        </w:rPr>
        <w:t>带队教师签名：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61A22E7F" w14:textId="77777777" w:rsidR="000B6B6B" w:rsidRDefault="000B6B6B">
      <w:pPr>
        <w:spacing w:before="120" w:line="360" w:lineRule="exact"/>
        <w:rPr>
          <w:rFonts w:ascii="黑体" w:eastAsia="黑体" w:hAnsi="黑体" w:cs="黑体"/>
          <w:sz w:val="26"/>
        </w:rPr>
      </w:pPr>
    </w:p>
    <w:p w14:paraId="25DEA803" w14:textId="77777777" w:rsidR="000B6B6B" w:rsidRDefault="00000000">
      <w:pPr>
        <w:spacing w:before="120" w:line="360" w:lineRule="exact"/>
        <w:rPr>
          <w:rFonts w:ascii="黑体" w:eastAsia="黑体" w:hAnsi="黑体" w:cs="黑体"/>
          <w:sz w:val="26"/>
          <w:u w:val="single"/>
        </w:rPr>
      </w:pPr>
      <w:r>
        <w:rPr>
          <w:rFonts w:ascii="黑体" w:eastAsia="黑体" w:hAnsi="黑体" w:cs="黑体" w:hint="eastAsia"/>
          <w:sz w:val="26"/>
        </w:rPr>
        <w:t>日        期：</w:t>
      </w:r>
      <w:r>
        <w:rPr>
          <w:rFonts w:ascii="黑体" w:eastAsia="黑体" w:hAnsi="黑体" w:cs="黑体" w:hint="eastAsia"/>
          <w:sz w:val="26"/>
          <w:u w:val="single"/>
        </w:rPr>
        <w:tab/>
        <w:t xml:space="preserve">   </w:t>
      </w:r>
      <w:r>
        <w:rPr>
          <w:rFonts w:ascii="黑体" w:eastAsia="黑体" w:hAnsi="黑体" w:cs="黑体" w:hint="eastAsia"/>
          <w:sz w:val="48"/>
          <w:szCs w:val="48"/>
          <w:u w:val="single"/>
        </w:rPr>
        <w:t>2022.*</w:t>
      </w:r>
      <w:proofErr w:type="gramStart"/>
      <w:r>
        <w:rPr>
          <w:rFonts w:ascii="黑体" w:eastAsia="黑体" w:hAnsi="黑体" w:cs="黑体" w:hint="eastAsia"/>
          <w:sz w:val="48"/>
          <w:szCs w:val="48"/>
          <w:u w:val="single"/>
        </w:rPr>
        <w:t>*.*</w:t>
      </w:r>
      <w:proofErr w:type="gramEnd"/>
      <w:r>
        <w:rPr>
          <w:rFonts w:ascii="黑体" w:eastAsia="黑体" w:hAnsi="黑体" w:cs="黑体" w:hint="eastAsia"/>
          <w:sz w:val="48"/>
          <w:szCs w:val="48"/>
          <w:u w:val="single"/>
        </w:rPr>
        <w:t>*</w:t>
      </w:r>
      <w:r>
        <w:rPr>
          <w:rFonts w:ascii="黑体" w:eastAsia="黑体" w:hAnsi="黑体" w:cs="黑体" w:hint="eastAsia"/>
          <w:sz w:val="26"/>
          <w:u w:val="single"/>
        </w:rPr>
        <w:t xml:space="preserve"> </w:t>
      </w:r>
      <w:r>
        <w:rPr>
          <w:rFonts w:ascii="黑体" w:eastAsia="黑体" w:hAnsi="黑体" w:cs="黑体" w:hint="eastAsia"/>
          <w:sz w:val="26"/>
          <w:u w:val="single"/>
        </w:rPr>
        <w:tab/>
        <w:t xml:space="preserve">   </w:t>
      </w:r>
    </w:p>
    <w:p w14:paraId="69E047D0" w14:textId="77777777" w:rsidR="000B6B6B" w:rsidRDefault="000B6B6B">
      <w:pPr>
        <w:spacing w:line="440" w:lineRule="exact"/>
        <w:rPr>
          <w:rFonts w:ascii="黑体" w:eastAsia="黑体" w:hAnsi="黑体" w:cs="黑体"/>
          <w:sz w:val="24"/>
        </w:rPr>
      </w:pPr>
    </w:p>
    <w:p w14:paraId="5C2FF6C3" w14:textId="77777777" w:rsidR="000B6B6B" w:rsidRDefault="000B6B6B">
      <w:pPr>
        <w:spacing w:line="440" w:lineRule="exact"/>
        <w:rPr>
          <w:rFonts w:ascii="宋体" w:hAnsi="宋体"/>
          <w:sz w:val="24"/>
        </w:rPr>
      </w:pPr>
    </w:p>
    <w:p w14:paraId="371A8EE0" w14:textId="77777777" w:rsidR="000B6B6B" w:rsidRDefault="000B6B6B">
      <w:pPr>
        <w:spacing w:line="440" w:lineRule="exact"/>
        <w:rPr>
          <w:rFonts w:ascii="宋体" w:hAnsi="宋体"/>
          <w:sz w:val="24"/>
        </w:rPr>
      </w:pPr>
    </w:p>
    <w:p w14:paraId="10E800C5" w14:textId="77777777" w:rsidR="000B6B6B" w:rsidRDefault="00000000">
      <w:pPr>
        <w:spacing w:line="440" w:lineRule="exact"/>
        <w:jc w:val="center"/>
        <w:rPr>
          <w:rFonts w:ascii="宋体" w:hAnsi="宋体"/>
          <w:color w:val="FF0000"/>
          <w:sz w:val="24"/>
        </w:rPr>
      </w:pPr>
      <w:r>
        <w:rPr>
          <w:rFonts w:ascii="宋体" w:hAnsi="宋体" w:hint="eastAsia"/>
          <w:color w:val="FF0000"/>
          <w:sz w:val="24"/>
        </w:rPr>
        <w:t>（本页需要签字后，替换为扫描页）</w:t>
      </w:r>
    </w:p>
    <w:p w14:paraId="2F722D6E" w14:textId="77777777" w:rsidR="000B6B6B" w:rsidRDefault="000B6B6B">
      <w:pPr>
        <w:spacing w:line="440" w:lineRule="exact"/>
        <w:rPr>
          <w:rFonts w:ascii="宋体" w:hAnsi="宋体"/>
          <w:sz w:val="24"/>
        </w:rPr>
      </w:pPr>
    </w:p>
    <w:p w14:paraId="4A45A0B7" w14:textId="77777777" w:rsidR="000B6B6B" w:rsidRDefault="000B6B6B">
      <w:pPr>
        <w:spacing w:line="440" w:lineRule="exact"/>
        <w:rPr>
          <w:rFonts w:ascii="宋体" w:hAnsi="宋体"/>
          <w:sz w:val="24"/>
        </w:rPr>
      </w:pPr>
    </w:p>
    <w:p w14:paraId="6C335875" w14:textId="77777777" w:rsidR="000B6B6B" w:rsidRDefault="000B6B6B">
      <w:pPr>
        <w:spacing w:line="440" w:lineRule="exact"/>
        <w:rPr>
          <w:rFonts w:ascii="宋体" w:hAnsi="宋体"/>
          <w:sz w:val="24"/>
        </w:rPr>
      </w:pPr>
    </w:p>
    <w:p w14:paraId="08D56164" w14:textId="77777777" w:rsidR="000B6B6B" w:rsidRDefault="000B6B6B">
      <w:pPr>
        <w:spacing w:line="440" w:lineRule="exact"/>
        <w:rPr>
          <w:rFonts w:ascii="宋体" w:hAnsi="宋体"/>
          <w:sz w:val="24"/>
        </w:rPr>
      </w:pPr>
    </w:p>
    <w:p w14:paraId="7D05E78E" w14:textId="77777777" w:rsidR="000B6B6B" w:rsidRDefault="000B6B6B">
      <w:pPr>
        <w:spacing w:line="440" w:lineRule="exact"/>
        <w:rPr>
          <w:rFonts w:ascii="宋体" w:hAnsi="宋体"/>
          <w:sz w:val="24"/>
        </w:rPr>
      </w:pPr>
    </w:p>
    <w:p w14:paraId="6691358F" w14:textId="77777777" w:rsidR="000B6B6B" w:rsidRDefault="000B6B6B">
      <w:pPr>
        <w:spacing w:line="440" w:lineRule="exact"/>
        <w:rPr>
          <w:rFonts w:ascii="宋体" w:hAnsi="宋体"/>
          <w:sz w:val="24"/>
        </w:rPr>
      </w:pPr>
    </w:p>
    <w:p w14:paraId="6BC09C44" w14:textId="77777777" w:rsidR="000B6B6B" w:rsidRDefault="000B6B6B">
      <w:pPr>
        <w:spacing w:line="440" w:lineRule="exact"/>
        <w:rPr>
          <w:rFonts w:ascii="宋体" w:hAnsi="宋体"/>
          <w:sz w:val="24"/>
        </w:rPr>
      </w:pPr>
    </w:p>
    <w:p w14:paraId="5737DD6E" w14:textId="77777777" w:rsidR="000B6B6B" w:rsidRDefault="000B6B6B">
      <w:pPr>
        <w:spacing w:line="440" w:lineRule="exact"/>
        <w:rPr>
          <w:rFonts w:ascii="宋体" w:hAnsi="宋体"/>
          <w:sz w:val="24"/>
        </w:rPr>
      </w:pPr>
    </w:p>
    <w:p w14:paraId="1536A133" w14:textId="77777777" w:rsidR="000B6B6B" w:rsidRDefault="000B6B6B">
      <w:pPr>
        <w:spacing w:line="440" w:lineRule="exact"/>
        <w:rPr>
          <w:rFonts w:ascii="宋体" w:hAnsi="宋体"/>
          <w:sz w:val="24"/>
        </w:rPr>
      </w:pPr>
    </w:p>
    <w:p w14:paraId="6BD2EC01" w14:textId="77777777" w:rsidR="000B6B6B" w:rsidRDefault="000B6B6B">
      <w:pPr>
        <w:spacing w:line="440" w:lineRule="exact"/>
        <w:rPr>
          <w:rFonts w:ascii="宋体" w:hAnsi="宋体"/>
          <w:sz w:val="24"/>
        </w:rPr>
      </w:pPr>
    </w:p>
    <w:p w14:paraId="15B4D156" w14:textId="77777777" w:rsidR="000B6B6B" w:rsidRDefault="000B6B6B">
      <w:pPr>
        <w:spacing w:line="440" w:lineRule="exact"/>
        <w:rPr>
          <w:rFonts w:ascii="宋体" w:hAnsi="宋体"/>
          <w:sz w:val="24"/>
        </w:rPr>
      </w:pPr>
    </w:p>
    <w:p w14:paraId="54CF842B" w14:textId="77777777" w:rsidR="000B6B6B" w:rsidRPr="002E6B5D" w:rsidRDefault="000B6B6B" w:rsidP="002E6B5D">
      <w:pPr>
        <w:pStyle w:val="3"/>
        <w:pPrChange w:id="2" w:author="sun lanlan" w:date="2023-11-08T11:23:00Z">
          <w:pPr>
            <w:spacing w:line="440" w:lineRule="exact"/>
          </w:pPr>
        </w:pPrChange>
      </w:pPr>
    </w:p>
    <w:p w14:paraId="380E3ABE" w14:textId="77777777" w:rsidR="000B6B6B" w:rsidRDefault="000B6B6B">
      <w:pPr>
        <w:spacing w:line="440" w:lineRule="exact"/>
        <w:rPr>
          <w:rFonts w:ascii="宋体" w:hAnsi="宋体"/>
          <w:sz w:val="24"/>
        </w:rPr>
      </w:pPr>
    </w:p>
    <w:p w14:paraId="14F04BB1" w14:textId="77777777" w:rsidR="000B6B6B" w:rsidRDefault="000B6B6B">
      <w:pPr>
        <w:spacing w:line="440" w:lineRule="exact"/>
        <w:rPr>
          <w:rFonts w:ascii="宋体" w:hAnsi="宋体"/>
          <w:sz w:val="24"/>
        </w:rPr>
      </w:pPr>
    </w:p>
    <w:p w14:paraId="61946F69" w14:textId="77777777" w:rsidR="000B6B6B" w:rsidRDefault="000B6B6B">
      <w:pPr>
        <w:spacing w:line="440" w:lineRule="exact"/>
        <w:rPr>
          <w:rFonts w:ascii="宋体" w:hAnsi="宋体"/>
          <w:sz w:val="24"/>
        </w:rPr>
      </w:pPr>
    </w:p>
    <w:p w14:paraId="1682EC22" w14:textId="77777777" w:rsidR="000B6B6B" w:rsidRDefault="00000000">
      <w:pPr>
        <w:autoSpaceDE w:val="0"/>
        <w:autoSpaceDN w:val="0"/>
        <w:spacing w:beforeLines="50" w:before="156"/>
        <w:outlineLvl w:val="1"/>
        <w:rPr>
          <w:rFonts w:ascii="微软雅黑" w:eastAsia="微软雅黑" w:hAnsi="微软雅黑" w:cs="微软雅黑"/>
          <w:b/>
          <w:bCs/>
          <w:color w:val="FF0000"/>
          <w:spacing w:val="8"/>
          <w:sz w:val="26"/>
          <w:szCs w:val="26"/>
          <w:shd w:val="clear" w:color="auto" w:fill="FFFFFF"/>
        </w:rPr>
      </w:pPr>
      <w:r>
        <w:rPr>
          <w:rFonts w:ascii="微软雅黑" w:eastAsia="微软雅黑" w:hAnsi="微软雅黑" w:cs="微软雅黑" w:hint="eastAsia"/>
          <w:b/>
          <w:bCs/>
          <w:color w:val="FF0000"/>
          <w:spacing w:val="8"/>
          <w:sz w:val="26"/>
          <w:szCs w:val="26"/>
          <w:shd w:val="clear" w:color="auto" w:fill="FFFFFF"/>
        </w:rPr>
        <w:t>技术手册撰写注意事项：</w:t>
      </w:r>
    </w:p>
    <w:p w14:paraId="37A997CA"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了解到实验室队伍老生带新生容易断带、知识不能很好的积累沉淀转化等痛点，本次技术手册的内容更加聚焦于技术总结，知识整理。力图将技术手册打造为老队员、新队员、指导老师之间共用的知识纽带。通过几年的打磨，便于带队老师开设自动化控制、自动驾驶、人工智能、软件编程等相关课程以及开展新队员的筛选工作，便于新队员更快的传承已有的知识储备，使得实验室队伍建设构成闭环。</w:t>
      </w:r>
    </w:p>
    <w:p w14:paraId="0030E625"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技术手册内容主要是将智能车作为硬件载体，以自动化控制、自动驾驶、人工智能、软件编程等专业为导向，构建</w:t>
      </w:r>
      <w:proofErr w:type="gramStart"/>
      <w:r>
        <w:rPr>
          <w:rFonts w:ascii="微软雅黑" w:eastAsia="微软雅黑" w:hAnsi="微软雅黑" w:cs="微软雅黑" w:hint="eastAsia"/>
          <w:spacing w:val="8"/>
          <w:sz w:val="20"/>
          <w:szCs w:val="20"/>
          <w:shd w:val="clear" w:color="auto" w:fill="FFFFFF"/>
        </w:rPr>
        <w:t>一</w:t>
      </w:r>
      <w:proofErr w:type="gramEnd"/>
      <w:r>
        <w:rPr>
          <w:rFonts w:ascii="微软雅黑" w:eastAsia="微软雅黑" w:hAnsi="微软雅黑" w:cs="微软雅黑" w:hint="eastAsia"/>
          <w:spacing w:val="8"/>
          <w:sz w:val="20"/>
          <w:szCs w:val="20"/>
          <w:shd w:val="clear" w:color="auto" w:fill="FFFFFF"/>
        </w:rPr>
        <w:t>套用于学习的实验体系。书写的内容包括：</w:t>
      </w:r>
    </w:p>
    <w:p w14:paraId="6EF9D109" w14:textId="77777777" w:rsidR="000B6B6B" w:rsidRDefault="00000000">
      <w:pPr>
        <w:numPr>
          <w:ilvl w:val="255"/>
          <w:numId w:val="0"/>
        </w:numPr>
        <w:autoSpaceDE w:val="0"/>
        <w:autoSpaceDN w:val="0"/>
        <w:spacing w:line="400" w:lineRule="exact"/>
        <w:ind w:firstLineChars="300" w:firstLine="648"/>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(1)参赛队员在备赛期间，结合比赛要求，结合机械、电控、编程等课本上的知识对智能车进行量化测试、局部优化的内容;</w:t>
      </w:r>
    </w:p>
    <w:p w14:paraId="00D53DF0" w14:textId="77777777" w:rsidR="000B6B6B" w:rsidRDefault="00000000">
      <w:pPr>
        <w:numPr>
          <w:ilvl w:val="255"/>
          <w:numId w:val="0"/>
        </w:numPr>
        <w:autoSpaceDE w:val="0"/>
        <w:autoSpaceDN w:val="0"/>
        <w:spacing w:line="400" w:lineRule="exact"/>
        <w:ind w:firstLineChars="300" w:firstLine="648"/>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(2)参赛队员在比赛规则以外的其他方面结合智能车做的一些技术探索;</w:t>
      </w:r>
    </w:p>
    <w:p w14:paraId="0FB5BED6" w14:textId="77777777" w:rsidR="000B6B6B" w:rsidRDefault="00000000">
      <w:pPr>
        <w:numPr>
          <w:ilvl w:val="255"/>
          <w:numId w:val="0"/>
        </w:numPr>
        <w:autoSpaceDE w:val="0"/>
        <w:autoSpaceDN w:val="0"/>
        <w:spacing w:line="400" w:lineRule="exact"/>
        <w:ind w:firstLineChars="300" w:firstLine="648"/>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(3)参赛队员在实现比赛功能过程中，做的技术探索。</w:t>
      </w:r>
    </w:p>
    <w:p w14:paraId="4A66D662"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技术手册书写注意事项如下：</w:t>
      </w:r>
    </w:p>
    <w:p w14:paraId="663B4D3F" w14:textId="77777777" w:rsidR="000B6B6B" w:rsidRDefault="00000000">
      <w:pPr>
        <w:numPr>
          <w:ilvl w:val="255"/>
          <w:numId w:val="0"/>
        </w:numPr>
        <w:autoSpaceDE w:val="0"/>
        <w:autoSpaceDN w:val="0"/>
        <w:spacing w:line="400" w:lineRule="exact"/>
        <w:ind w:firstLineChars="200" w:firstLine="432"/>
        <w:rPr>
          <w:rFonts w:ascii="微软雅黑" w:eastAsia="微软雅黑" w:hAnsi="微软雅黑" w:cs="微软雅黑"/>
          <w:b/>
          <w:bCs/>
          <w:spacing w:val="8"/>
          <w:sz w:val="20"/>
          <w:szCs w:val="20"/>
          <w:shd w:val="clear" w:color="auto" w:fill="FFFFFF"/>
        </w:rPr>
      </w:pPr>
      <w:r>
        <w:rPr>
          <w:rFonts w:ascii="微软雅黑" w:eastAsia="微软雅黑" w:hAnsi="微软雅黑" w:cs="微软雅黑" w:hint="eastAsia"/>
          <w:spacing w:val="8"/>
          <w:sz w:val="20"/>
          <w:szCs w:val="20"/>
          <w:shd w:val="clear" w:color="auto" w:fill="FFFFFF"/>
        </w:rPr>
        <w:t>（1）提交形式为</w:t>
      </w:r>
      <w:r>
        <w:rPr>
          <w:rFonts w:ascii="微软雅黑" w:eastAsia="微软雅黑" w:hAnsi="微软雅黑" w:cs="微软雅黑" w:hint="eastAsia"/>
          <w:b/>
          <w:bCs/>
          <w:spacing w:val="8"/>
          <w:sz w:val="20"/>
          <w:szCs w:val="20"/>
          <w:shd w:val="clear" w:color="auto" w:fill="FFFFFF"/>
        </w:rPr>
        <w:t>实验指导书+源码；</w:t>
      </w:r>
    </w:p>
    <w:p w14:paraId="0C0F51BE"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(2)  所有内容，需要以智能车作为唯一硬件载体；</w:t>
      </w:r>
    </w:p>
    <w:p w14:paraId="42BF900F"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(3)  提供不少于5个实验，以</w:t>
      </w:r>
      <w:r>
        <w:rPr>
          <w:rFonts w:ascii="微软雅黑" w:eastAsia="微软雅黑" w:hAnsi="微软雅黑" w:cs="微软雅黑" w:hint="eastAsia"/>
          <w:b/>
          <w:bCs/>
          <w:spacing w:val="8"/>
          <w:sz w:val="20"/>
          <w:szCs w:val="20"/>
          <w:shd w:val="clear" w:color="auto" w:fill="FFFFFF"/>
        </w:rPr>
        <w:t>实验指导书+源码</w:t>
      </w:r>
      <w:r>
        <w:rPr>
          <w:rFonts w:ascii="微软雅黑" w:eastAsia="微软雅黑" w:hAnsi="微软雅黑" w:cs="微软雅黑" w:hint="eastAsia"/>
          <w:spacing w:val="8"/>
          <w:sz w:val="20"/>
          <w:szCs w:val="20"/>
          <w:shd w:val="clear" w:color="auto" w:fill="FFFFFF"/>
        </w:rPr>
        <w:t>的形式提交；</w:t>
      </w:r>
    </w:p>
    <w:p w14:paraId="4A066577"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(4)  每一个实验都要保证可以在</w:t>
      </w:r>
      <w:r>
        <w:rPr>
          <w:rFonts w:ascii="微软雅黑" w:eastAsia="微软雅黑" w:hAnsi="微软雅黑" w:cs="微软雅黑" w:hint="eastAsia"/>
          <w:b/>
          <w:bCs/>
          <w:spacing w:val="8"/>
          <w:sz w:val="20"/>
          <w:szCs w:val="20"/>
          <w:shd w:val="clear" w:color="auto" w:fill="FFFFFF"/>
        </w:rPr>
        <w:t>原版智能车</w:t>
      </w:r>
      <w:r>
        <w:rPr>
          <w:rFonts w:ascii="微软雅黑" w:eastAsia="微软雅黑" w:hAnsi="微软雅黑" w:cs="微软雅黑" w:hint="eastAsia"/>
          <w:spacing w:val="8"/>
          <w:sz w:val="20"/>
          <w:szCs w:val="20"/>
          <w:shd w:val="clear" w:color="auto" w:fill="FFFFFF"/>
        </w:rPr>
        <w:t>(学校最初拿到</w:t>
      </w:r>
      <w:proofErr w:type="gramStart"/>
      <w:r>
        <w:rPr>
          <w:rFonts w:ascii="微软雅黑" w:eastAsia="微软雅黑" w:hAnsi="微软雅黑" w:cs="微软雅黑" w:hint="eastAsia"/>
          <w:spacing w:val="8"/>
          <w:sz w:val="20"/>
          <w:szCs w:val="20"/>
          <w:shd w:val="clear" w:color="auto" w:fill="FFFFFF"/>
        </w:rPr>
        <w:t>车时候</w:t>
      </w:r>
      <w:proofErr w:type="gramEnd"/>
      <w:r>
        <w:rPr>
          <w:rFonts w:ascii="微软雅黑" w:eastAsia="微软雅黑" w:hAnsi="微软雅黑" w:cs="微软雅黑" w:hint="eastAsia"/>
          <w:spacing w:val="8"/>
          <w:sz w:val="20"/>
          <w:szCs w:val="20"/>
          <w:shd w:val="clear" w:color="auto" w:fill="FFFFFF"/>
        </w:rPr>
        <w:t>的硬件、系统)上进行复现测试；</w:t>
      </w:r>
    </w:p>
    <w:p w14:paraId="726F7426"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(5)  实验指导书书写时需要体现如何调用提供的源码，便于复现验证；</w:t>
      </w:r>
    </w:p>
    <w:p w14:paraId="38C7C18D"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(6)  实验内容不得照搬原有智能车使用手册和视频资料，若与已有知识储备内容完全重复，视为该实验未书写；</w:t>
      </w:r>
    </w:p>
    <w:p w14:paraId="62591FDA"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技术手册总分30分，评判标准如下：</w:t>
      </w:r>
    </w:p>
    <w:p w14:paraId="1027E20A"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(1)每个实验最高分6分，总体不少于5个实验；</w:t>
      </w:r>
    </w:p>
    <w:p w14:paraId="65174610"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(2)每个实验得分根据实验难易程度、书写清晰度、实验间是否有关联性、创新性等因素进行判定；</w:t>
      </w:r>
    </w:p>
    <w:p w14:paraId="48E7C900" w14:textId="77777777" w:rsidR="000B6B6B" w:rsidRDefault="00000000">
      <w:pPr>
        <w:autoSpaceDE w:val="0"/>
        <w:autoSpaceDN w:val="0"/>
        <w:spacing w:line="400" w:lineRule="exact"/>
        <w:ind w:firstLineChars="250" w:firstLine="540"/>
        <w:rPr>
          <w:rFonts w:ascii="微软雅黑" w:eastAsia="微软雅黑" w:hAnsi="微软雅黑" w:cs="微软雅黑"/>
          <w:spacing w:val="8"/>
          <w:sz w:val="20"/>
          <w:szCs w:val="20"/>
          <w:shd w:val="clear" w:color="auto" w:fill="FFFFFF"/>
        </w:rPr>
      </w:pPr>
      <w:r>
        <w:rPr>
          <w:rFonts w:ascii="微软雅黑" w:eastAsia="微软雅黑" w:hAnsi="微软雅黑" w:cs="微软雅黑" w:hint="eastAsia"/>
          <w:spacing w:val="8"/>
          <w:sz w:val="20"/>
          <w:szCs w:val="20"/>
          <w:shd w:val="clear" w:color="auto" w:fill="FFFFFF"/>
        </w:rPr>
        <w:t>(3)若书写多于5个实验，逐个实验判分后，以分数最高的5个实验的成绩加和作为最终成绩。</w:t>
      </w:r>
    </w:p>
    <w:p w14:paraId="7F16E222" w14:textId="77777777" w:rsidR="000B6B6B" w:rsidRDefault="000B6B6B">
      <w:pPr>
        <w:spacing w:line="440" w:lineRule="exact"/>
        <w:rPr>
          <w:rFonts w:ascii="宋体" w:hAnsi="宋体"/>
          <w:sz w:val="24"/>
        </w:rPr>
      </w:pPr>
    </w:p>
    <w:p w14:paraId="2BEE2A17" w14:textId="77777777" w:rsidR="000B6B6B" w:rsidRDefault="000B6B6B">
      <w:pPr>
        <w:spacing w:line="440" w:lineRule="exact"/>
        <w:rPr>
          <w:rFonts w:ascii="宋体" w:hAnsi="宋体"/>
          <w:sz w:val="24"/>
        </w:rPr>
      </w:pPr>
    </w:p>
    <w:p w14:paraId="6AD17205" w14:textId="77777777" w:rsidR="000B6B6B" w:rsidRDefault="000B6B6B">
      <w:pPr>
        <w:spacing w:line="440" w:lineRule="exact"/>
        <w:rPr>
          <w:rFonts w:ascii="宋体" w:hAnsi="宋体"/>
          <w:sz w:val="24"/>
        </w:rPr>
      </w:pPr>
    </w:p>
    <w:p w14:paraId="00101677" w14:textId="77777777" w:rsidR="000B6B6B" w:rsidRDefault="000B6B6B">
      <w:pPr>
        <w:spacing w:line="440" w:lineRule="exact"/>
        <w:rPr>
          <w:rFonts w:ascii="宋体" w:hAnsi="宋体"/>
          <w:sz w:val="24"/>
        </w:rPr>
      </w:pPr>
    </w:p>
    <w:p w14:paraId="043A9565" w14:textId="77777777" w:rsidR="000B6B6B" w:rsidRDefault="000B6B6B"/>
    <w:p w14:paraId="56820614" w14:textId="416E31E8" w:rsidR="000B6B6B" w:rsidRDefault="00000000">
      <w:pPr>
        <w:pStyle w:val="3"/>
        <w:spacing w:line="579" w:lineRule="auto"/>
        <w:jc w:val="center"/>
      </w:pPr>
      <w:r>
        <w:rPr>
          <w:rFonts w:hint="eastAsia"/>
        </w:rPr>
        <w:t>目录</w:t>
      </w:r>
      <w:del w:id="3" w:author="sun lanlan" w:date="2023-11-08T00:22:00Z">
        <w:r w:rsidDel="00742D6B">
          <w:rPr>
            <w:rFonts w:hint="eastAsia"/>
          </w:rPr>
          <w:delText>（仅参考）</w:delText>
        </w:r>
      </w:del>
    </w:p>
    <w:p w14:paraId="55301236" w14:textId="77777777" w:rsidR="000B6B6B" w:rsidRDefault="000B6B6B">
      <w:pPr>
        <w:pStyle w:val="WPSOffice2"/>
        <w:tabs>
          <w:tab w:val="right" w:leader="dot" w:pos="8306"/>
        </w:tabs>
        <w:ind w:left="420"/>
      </w:pPr>
    </w:p>
    <w:p w14:paraId="30378D4A" w14:textId="2BC226F0" w:rsidR="000B6B6B" w:rsidRDefault="00000000">
      <w:pPr>
        <w:pStyle w:val="WPSOffice2"/>
        <w:tabs>
          <w:tab w:val="right" w:leader="dot" w:pos="8306"/>
        </w:tabs>
        <w:ind w:left="420"/>
      </w:pPr>
      <w:r>
        <w:rPr>
          <w:rFonts w:hint="eastAsia"/>
        </w:rPr>
        <w:t>实验</w:t>
      </w:r>
      <w:proofErr w:type="gramStart"/>
      <w:r>
        <w:rPr>
          <w:rFonts w:hint="eastAsia"/>
        </w:rPr>
        <w:t>一</w:t>
      </w:r>
      <w:proofErr w:type="gramEnd"/>
      <w:r>
        <w:rPr>
          <w:rFonts w:hint="eastAsia"/>
        </w:rPr>
        <w:t xml:space="preserve"> </w:t>
      </w:r>
      <w:ins w:id="4" w:author="sun lanlan" w:date="2023-11-08T00:26:00Z">
        <w:r w:rsidR="00742D6B">
          <w:rPr>
            <w:rFonts w:hint="eastAsia"/>
          </w:rPr>
          <w:t>车模</w:t>
        </w:r>
      </w:ins>
      <w:ins w:id="5" w:author="sun lanlan" w:date="2023-11-08T00:27:00Z">
        <w:r w:rsidR="00742D6B">
          <w:rPr>
            <w:rFonts w:hint="eastAsia"/>
          </w:rPr>
          <w:t>底盘的</w:t>
        </w:r>
      </w:ins>
      <w:ins w:id="6" w:author="sun lanlan" w:date="2023-11-08T00:24:00Z">
        <w:r w:rsidR="00742D6B" w:rsidRPr="00742D6B">
          <w:rPr>
            <w:rFonts w:hint="eastAsia"/>
            <w:rPrChange w:id="7" w:author="sun lanlan" w:date="2023-11-08T00:24:00Z">
              <w:rPr>
                <w:rStyle w:val="fontstyle01"/>
                <w:rFonts w:hint="eastAsia"/>
              </w:rPr>
            </w:rPrChange>
          </w:rPr>
          <w:t>控制实验</w:t>
        </w:r>
      </w:ins>
      <w:del w:id="8" w:author="sun lanlan" w:date="2023-11-08T00:24:00Z">
        <w:r w:rsidDel="00742D6B">
          <w:rPr>
            <w:rFonts w:hint="eastAsia"/>
          </w:rPr>
          <w:delText>激光雷达数据结构分析及滤波</w:delText>
        </w:r>
      </w:del>
      <w:r>
        <w:rPr>
          <w:rFonts w:hint="eastAsia"/>
        </w:rPr>
        <w:tab/>
        <w:t>2</w:t>
      </w:r>
    </w:p>
    <w:p w14:paraId="5E342A65" w14:textId="77566BA7" w:rsidR="000B6B6B" w:rsidRDefault="00000000">
      <w:pPr>
        <w:pStyle w:val="WPSOffice2"/>
        <w:tabs>
          <w:tab w:val="right" w:leader="dot" w:pos="8306"/>
        </w:tabs>
        <w:ind w:left="420"/>
      </w:pPr>
      <w:r>
        <w:rPr>
          <w:rFonts w:hint="eastAsia"/>
        </w:rPr>
        <w:t>实验二</w:t>
      </w:r>
      <w:r>
        <w:rPr>
          <w:rFonts w:hint="eastAsia"/>
        </w:rPr>
        <w:t xml:space="preserve"> </w:t>
      </w:r>
      <w:proofErr w:type="spellStart"/>
      <w:ins w:id="9" w:author="sun lanlan" w:date="2023-11-08T00:27:00Z">
        <w:r w:rsidR="00742D6B" w:rsidRPr="00742D6B">
          <w:rPr>
            <w:rFonts w:hint="eastAsia"/>
            <w:rPrChange w:id="10" w:author="sun lanlan" w:date="2023-11-08T00:27:00Z">
              <w:rPr>
                <w:rStyle w:val="fontstyle01"/>
                <w:rFonts w:hint="eastAsia"/>
              </w:rPr>
            </w:rPrChange>
          </w:rPr>
          <w:t>tf</w:t>
        </w:r>
        <w:proofErr w:type="spellEnd"/>
        <w:r w:rsidR="00742D6B" w:rsidRPr="00742D6B">
          <w:rPr>
            <w:rFonts w:hint="eastAsia"/>
            <w:rPrChange w:id="11" w:author="sun lanlan" w:date="2023-11-08T00:27:00Z">
              <w:rPr>
                <w:rStyle w:val="fontstyle01"/>
                <w:rFonts w:hint="eastAsia"/>
              </w:rPr>
            </w:rPrChange>
          </w:rPr>
          <w:t xml:space="preserve"> </w:t>
        </w:r>
        <w:r w:rsidR="00742D6B" w:rsidRPr="00742D6B">
          <w:rPr>
            <w:rFonts w:hint="eastAsia"/>
            <w:rPrChange w:id="12" w:author="sun lanlan" w:date="2023-11-08T00:27:00Z">
              <w:rPr>
                <w:rStyle w:val="fontstyle01"/>
                <w:rFonts w:hint="eastAsia"/>
              </w:rPr>
            </w:rPrChange>
          </w:rPr>
          <w:t>静态坐标变换</w:t>
        </w:r>
      </w:ins>
      <w:del w:id="13" w:author="sun lanlan" w:date="2023-11-08T00:27:00Z">
        <w:r w:rsidDel="00742D6B">
          <w:rPr>
            <w:rFonts w:hint="eastAsia"/>
          </w:rPr>
          <w:delText>电调调节步骤及参数解析</w:delText>
        </w:r>
      </w:del>
      <w:r>
        <w:rPr>
          <w:rFonts w:hint="eastAsia"/>
        </w:rPr>
        <w:tab/>
        <w:t>7</w:t>
      </w:r>
    </w:p>
    <w:p w14:paraId="124B4EB8" w14:textId="77777777" w:rsidR="000B6B6B" w:rsidRDefault="00000000">
      <w:pPr>
        <w:pStyle w:val="WPSOffice2"/>
        <w:tabs>
          <w:tab w:val="right" w:leader="dot" w:pos="8306"/>
        </w:tabs>
        <w:ind w:left="420"/>
      </w:pPr>
      <w:r>
        <w:rPr>
          <w:rFonts w:hint="eastAsia"/>
        </w:rPr>
        <w:t>实验三</w:t>
      </w:r>
      <w:r>
        <w:rPr>
          <w:rFonts w:hint="eastAsia"/>
        </w:rPr>
        <w:t xml:space="preserve"> </w:t>
      </w:r>
      <w:r>
        <w:rPr>
          <w:rFonts w:hint="eastAsia"/>
        </w:rPr>
        <w:t>第一圈：雷达数据分析，</w:t>
      </w:r>
      <w:proofErr w:type="gramStart"/>
      <w:r>
        <w:rPr>
          <w:rFonts w:hint="eastAsia"/>
        </w:rPr>
        <w:t>确定锥桶坐标</w:t>
      </w:r>
      <w:proofErr w:type="gramEnd"/>
      <w:r>
        <w:rPr>
          <w:rFonts w:hint="eastAsia"/>
        </w:rPr>
        <w:t>实验</w:t>
      </w:r>
      <w:r>
        <w:rPr>
          <w:rFonts w:hint="eastAsia"/>
        </w:rPr>
        <w:tab/>
        <w:t>15</w:t>
      </w:r>
    </w:p>
    <w:p w14:paraId="6E179D24" w14:textId="77777777" w:rsidR="000B6B6B" w:rsidRDefault="00000000">
      <w:pPr>
        <w:pStyle w:val="WPSOffice2"/>
        <w:tabs>
          <w:tab w:val="right" w:leader="dot" w:pos="8306"/>
        </w:tabs>
        <w:ind w:left="420"/>
      </w:pPr>
      <w:r>
        <w:rPr>
          <w:rFonts w:hint="eastAsia"/>
        </w:rPr>
        <w:t>实验四</w:t>
      </w:r>
      <w:r>
        <w:rPr>
          <w:rFonts w:hint="eastAsia"/>
        </w:rPr>
        <w:t xml:space="preserve"> </w:t>
      </w:r>
      <w:r>
        <w:rPr>
          <w:rFonts w:hint="eastAsia"/>
        </w:rPr>
        <w:t>第一圈：</w:t>
      </w:r>
      <w:proofErr w:type="gramStart"/>
      <w:r>
        <w:rPr>
          <w:rFonts w:hint="eastAsia"/>
        </w:rPr>
        <w:t>基于锥桶坐标</w:t>
      </w:r>
      <w:proofErr w:type="gramEnd"/>
      <w:r>
        <w:rPr>
          <w:rFonts w:hint="eastAsia"/>
        </w:rPr>
        <w:t>的</w:t>
      </w:r>
      <w:r>
        <w:rPr>
          <w:rFonts w:hint="eastAsia"/>
        </w:rPr>
        <w:t>PID</w:t>
      </w:r>
      <w:r>
        <w:rPr>
          <w:rFonts w:hint="eastAsia"/>
        </w:rPr>
        <w:t>控制器设计实验</w:t>
      </w:r>
      <w:r>
        <w:rPr>
          <w:rFonts w:hint="eastAsia"/>
        </w:rPr>
        <w:tab/>
        <w:t>22</w:t>
      </w:r>
    </w:p>
    <w:p w14:paraId="1AF4660A" w14:textId="77777777" w:rsidR="000B6B6B" w:rsidRDefault="00000000">
      <w:pPr>
        <w:pStyle w:val="WPSOffice2"/>
        <w:tabs>
          <w:tab w:val="right" w:leader="dot" w:pos="8306"/>
        </w:tabs>
        <w:ind w:left="420"/>
      </w:pPr>
      <w:r>
        <w:rPr>
          <w:rFonts w:hint="eastAsia"/>
        </w:rPr>
        <w:t>实验五</w:t>
      </w:r>
      <w:r>
        <w:rPr>
          <w:rFonts w:hint="eastAsia"/>
        </w:rPr>
        <w:t xml:space="preserve"> </w:t>
      </w:r>
      <w:r>
        <w:rPr>
          <w:rFonts w:hint="eastAsia"/>
        </w:rPr>
        <w:t>第一圈：</w:t>
      </w:r>
      <w:r>
        <w:rPr>
          <w:rFonts w:hint="eastAsia"/>
        </w:rPr>
        <w:t>bag</w:t>
      </w:r>
      <w:r>
        <w:rPr>
          <w:rFonts w:hint="eastAsia"/>
        </w:rPr>
        <w:t>工具实验</w:t>
      </w:r>
      <w:r>
        <w:rPr>
          <w:rFonts w:hint="eastAsia"/>
        </w:rPr>
        <w:tab/>
        <w:t>28</w:t>
      </w:r>
    </w:p>
    <w:p w14:paraId="2CFB6021" w14:textId="77777777" w:rsidR="000B6B6B" w:rsidRDefault="00000000">
      <w:pPr>
        <w:pStyle w:val="WPSOffice2"/>
        <w:tabs>
          <w:tab w:val="right" w:leader="dot" w:pos="8306"/>
        </w:tabs>
        <w:ind w:left="420"/>
      </w:pPr>
      <w:r>
        <w:rPr>
          <w:rFonts w:hint="eastAsia"/>
        </w:rPr>
        <w:t>实验六</w:t>
      </w:r>
      <w:r>
        <w:rPr>
          <w:rFonts w:hint="eastAsia"/>
        </w:rPr>
        <w:t xml:space="preserve"> </w:t>
      </w:r>
      <w:r>
        <w:rPr>
          <w:rFonts w:hint="eastAsia"/>
        </w:rPr>
        <w:t>第一圈：对控制器稳定性加强实验</w:t>
      </w:r>
      <w:r>
        <w:rPr>
          <w:rFonts w:hint="eastAsia"/>
        </w:rPr>
        <w:tab/>
        <w:t>32</w:t>
      </w:r>
    </w:p>
    <w:p w14:paraId="42A3AB4E" w14:textId="77777777" w:rsidR="000B6B6B" w:rsidRDefault="00000000">
      <w:pPr>
        <w:pStyle w:val="WPSOffice2"/>
        <w:tabs>
          <w:tab w:val="right" w:leader="dot" w:pos="8306"/>
        </w:tabs>
        <w:ind w:left="420"/>
      </w:pPr>
      <w:r>
        <w:rPr>
          <w:rFonts w:hint="eastAsia"/>
        </w:rPr>
        <w:t>实验七</w:t>
      </w:r>
      <w:r>
        <w:rPr>
          <w:rFonts w:hint="eastAsia"/>
        </w:rPr>
        <w:t xml:space="preserve"> </w:t>
      </w:r>
      <w:r>
        <w:rPr>
          <w:rFonts w:hint="eastAsia"/>
        </w:rPr>
        <w:t>第一圈与第二圈衔接处理实验</w:t>
      </w:r>
      <w:r>
        <w:rPr>
          <w:rFonts w:hint="eastAsia"/>
        </w:rPr>
        <w:tab/>
        <w:t>37</w:t>
      </w:r>
    </w:p>
    <w:p w14:paraId="1BEF9698" w14:textId="77777777" w:rsidR="000B6B6B" w:rsidRDefault="00000000">
      <w:pPr>
        <w:pStyle w:val="WPSOffice2"/>
        <w:tabs>
          <w:tab w:val="right" w:leader="dot" w:pos="8306"/>
        </w:tabs>
        <w:ind w:left="420"/>
      </w:pPr>
      <w:r>
        <w:rPr>
          <w:rFonts w:hint="eastAsia"/>
        </w:rPr>
        <w:t>实验八</w:t>
      </w:r>
      <w:r>
        <w:rPr>
          <w:rFonts w:hint="eastAsia"/>
        </w:rPr>
        <w:t xml:space="preserve"> </w:t>
      </w:r>
      <w:r>
        <w:rPr>
          <w:rFonts w:hint="eastAsia"/>
        </w:rPr>
        <w:t>第二圈：栅格地图滤波及连线实验</w:t>
      </w:r>
      <w:r>
        <w:rPr>
          <w:rFonts w:hint="eastAsia"/>
        </w:rPr>
        <w:tab/>
        <w:t>41</w:t>
      </w:r>
    </w:p>
    <w:p w14:paraId="51711517" w14:textId="77777777" w:rsidR="000B6B6B" w:rsidRDefault="00000000">
      <w:pPr>
        <w:pStyle w:val="WPSOffice2"/>
        <w:tabs>
          <w:tab w:val="right" w:leader="dot" w:pos="8306"/>
        </w:tabs>
        <w:ind w:left="420"/>
      </w:pPr>
      <w:r>
        <w:rPr>
          <w:rFonts w:hint="eastAsia"/>
        </w:rPr>
        <w:t>实验九</w:t>
      </w:r>
      <w:r>
        <w:rPr>
          <w:rFonts w:hint="eastAsia"/>
        </w:rPr>
        <w:t xml:space="preserve"> </w:t>
      </w:r>
      <w:r>
        <w:rPr>
          <w:rFonts w:hint="eastAsia"/>
        </w:rPr>
        <w:t>第二圈：</w:t>
      </w:r>
      <w:proofErr w:type="gramStart"/>
      <w:r>
        <w:rPr>
          <w:rFonts w:hint="eastAsia"/>
        </w:rPr>
        <w:t>规划器</w:t>
      </w:r>
      <w:proofErr w:type="gramEnd"/>
      <w:r>
        <w:rPr>
          <w:rFonts w:hint="eastAsia"/>
        </w:rPr>
        <w:t>选择及其参数调整实验</w:t>
      </w:r>
      <w:r>
        <w:rPr>
          <w:rFonts w:hint="eastAsia"/>
        </w:rPr>
        <w:tab/>
        <w:t>46</w:t>
      </w:r>
    </w:p>
    <w:p w14:paraId="7A430551" w14:textId="77777777" w:rsidR="000B6B6B" w:rsidRDefault="00000000">
      <w:pPr>
        <w:pStyle w:val="WPSOffice2"/>
        <w:tabs>
          <w:tab w:val="right" w:leader="dot" w:pos="8306"/>
        </w:tabs>
        <w:ind w:left="420"/>
      </w:pPr>
      <w:r>
        <w:rPr>
          <w:rFonts w:hint="eastAsia"/>
        </w:rPr>
        <w:t>实验十</w:t>
      </w:r>
      <w:r>
        <w:rPr>
          <w:rFonts w:hint="eastAsia"/>
        </w:rPr>
        <w:t xml:space="preserve"> </w:t>
      </w:r>
      <w:r>
        <w:rPr>
          <w:rFonts w:hint="eastAsia"/>
        </w:rPr>
        <w:t>第二圈：整体两圈复现指令及整体流程</w:t>
      </w:r>
      <w:r>
        <w:rPr>
          <w:rFonts w:hint="eastAsia"/>
        </w:rPr>
        <w:tab/>
        <w:t>53</w:t>
      </w:r>
    </w:p>
    <w:p w14:paraId="782FFF31" w14:textId="77777777" w:rsidR="000B6B6B" w:rsidRDefault="00000000">
      <w:pPr>
        <w:pStyle w:val="WPSOffice2"/>
        <w:tabs>
          <w:tab w:val="right" w:leader="dot" w:pos="8306"/>
        </w:tabs>
        <w:ind w:left="420"/>
      </w:pPr>
      <w:hyperlink w:anchor="_bookmark0" w:history="1">
        <w:r>
          <w:rPr>
            <w:rFonts w:hint="eastAsia"/>
          </w:rPr>
          <w:t>实验十一</w:t>
        </w:r>
        <w:r>
          <w:rPr>
            <w:rFonts w:hint="eastAsia"/>
          </w:rPr>
          <w:t xml:space="preserve"> SLAM</w:t>
        </w:r>
        <w:r>
          <w:rPr>
            <w:rFonts w:hint="eastAsia"/>
          </w:rPr>
          <w:t>功能调试</w:t>
        </w:r>
        <w:r>
          <w:rPr>
            <w:rFonts w:hint="eastAsia"/>
          </w:rPr>
          <w:tab/>
        </w:r>
      </w:hyperlink>
      <w:r>
        <w:rPr>
          <w:rFonts w:hint="eastAsia"/>
        </w:rPr>
        <w:t>58</w:t>
      </w:r>
    </w:p>
    <w:p w14:paraId="645DE3EC" w14:textId="77777777" w:rsidR="000B6B6B" w:rsidRDefault="00000000">
      <w:pPr>
        <w:pStyle w:val="WPSOffice2"/>
        <w:tabs>
          <w:tab w:val="right" w:leader="dot" w:pos="8306"/>
        </w:tabs>
        <w:ind w:left="420"/>
      </w:pPr>
      <w:hyperlink w:anchor="_bookmark0" w:history="1">
        <w:r>
          <w:rPr>
            <w:rFonts w:hint="eastAsia"/>
          </w:rPr>
          <w:t>实验十二</w:t>
        </w:r>
        <w:r>
          <w:rPr>
            <w:rFonts w:hint="eastAsia"/>
          </w:rPr>
          <w:t xml:space="preserve"> </w:t>
        </w:r>
        <w:r>
          <w:rPr>
            <w:rFonts w:hint="eastAsia"/>
          </w:rPr>
          <w:t>视觉功能调试</w:t>
        </w:r>
        <w:r>
          <w:rPr>
            <w:rFonts w:hint="eastAsia"/>
          </w:rPr>
          <w:tab/>
        </w:r>
      </w:hyperlink>
      <w:r>
        <w:rPr>
          <w:rFonts w:hint="eastAsia"/>
        </w:rPr>
        <w:t>63</w:t>
      </w:r>
    </w:p>
    <w:p w14:paraId="00FDCEF2" w14:textId="77777777" w:rsidR="000B6B6B" w:rsidRDefault="00000000">
      <w:pPr>
        <w:pStyle w:val="WPSOffice2"/>
        <w:tabs>
          <w:tab w:val="right" w:leader="dot" w:pos="8306"/>
        </w:tabs>
        <w:ind w:left="420"/>
      </w:pPr>
      <w:hyperlink w:anchor="_bookmark0" w:history="1">
        <w:r>
          <w:rPr>
            <w:rFonts w:hint="eastAsia"/>
          </w:rPr>
          <w:t>实验十三</w:t>
        </w:r>
        <w:r>
          <w:rPr>
            <w:rFonts w:hint="eastAsia"/>
          </w:rPr>
          <w:t xml:space="preserve"> opencv</w:t>
        </w:r>
        <w:r>
          <w:rPr>
            <w:rFonts w:hint="eastAsia"/>
          </w:rPr>
          <w:t>数据处理</w:t>
        </w:r>
        <w:r>
          <w:rPr>
            <w:rFonts w:hint="eastAsia"/>
          </w:rPr>
          <w:tab/>
        </w:r>
      </w:hyperlink>
      <w:r>
        <w:rPr>
          <w:rFonts w:hint="eastAsia"/>
        </w:rPr>
        <w:t>65</w:t>
      </w:r>
    </w:p>
    <w:p w14:paraId="23F8D735" w14:textId="77777777" w:rsidR="000B6B6B" w:rsidRDefault="00000000">
      <w:pPr>
        <w:pStyle w:val="WPSOffice2"/>
        <w:tabs>
          <w:tab w:val="right" w:leader="dot" w:pos="8306"/>
        </w:tabs>
        <w:ind w:left="420"/>
      </w:pPr>
      <w:hyperlink w:anchor="_bookmark0" w:history="1">
        <w:r>
          <w:rPr>
            <w:rFonts w:hint="eastAsia"/>
          </w:rPr>
          <w:t>实验十四</w:t>
        </w:r>
        <w:r>
          <w:rPr>
            <w:rFonts w:hint="eastAsia"/>
          </w:rPr>
          <w:t xml:space="preserve"> </w:t>
        </w:r>
        <w:r>
          <w:rPr>
            <w:rFonts w:hint="eastAsia"/>
          </w:rPr>
          <w:t>机器人运动学原理</w:t>
        </w:r>
        <w:r>
          <w:rPr>
            <w:rFonts w:hint="eastAsia"/>
          </w:rPr>
          <w:tab/>
        </w:r>
      </w:hyperlink>
      <w:r>
        <w:rPr>
          <w:rFonts w:hint="eastAsia"/>
        </w:rPr>
        <w:t>67</w:t>
      </w:r>
    </w:p>
    <w:p w14:paraId="1C64D610" w14:textId="77777777" w:rsidR="000B6B6B" w:rsidRDefault="000B6B6B">
      <w:pPr>
        <w:pStyle w:val="WPSOffice2"/>
        <w:tabs>
          <w:tab w:val="right" w:leader="dot" w:pos="8306"/>
        </w:tabs>
        <w:ind w:left="420"/>
      </w:pPr>
    </w:p>
    <w:p w14:paraId="6374DF91" w14:textId="77777777" w:rsidR="000B6B6B" w:rsidRDefault="00000000">
      <w:pPr>
        <w:pStyle w:val="WPSOffice2"/>
        <w:tabs>
          <w:tab w:val="right" w:leader="dot" w:pos="8306"/>
        </w:tabs>
        <w:ind w:left="420"/>
      </w:pPr>
      <w:r>
        <w:rPr>
          <w:rFonts w:hint="eastAsia"/>
        </w:rPr>
        <w:t>... ...</w:t>
      </w:r>
    </w:p>
    <w:p w14:paraId="15B1A544" w14:textId="77777777" w:rsidR="000B6B6B" w:rsidRDefault="00000000">
      <w:pPr>
        <w:pStyle w:val="WPSOffice2"/>
        <w:tabs>
          <w:tab w:val="right" w:leader="dot" w:pos="8306"/>
        </w:tabs>
        <w:ind w:leftChars="0" w:left="0"/>
        <w:rPr>
          <w:rFonts w:ascii="微软雅黑" w:eastAsia="微软雅黑" w:hAnsi="微软雅黑" w:cs="微软雅黑"/>
          <w:b/>
          <w:bCs/>
          <w:color w:val="FF0000"/>
          <w:spacing w:val="8"/>
          <w:sz w:val="28"/>
          <w:szCs w:val="28"/>
          <w:shd w:val="clear" w:color="auto" w:fill="FFFFFF"/>
        </w:rPr>
      </w:pPr>
      <w:r>
        <w:rPr>
          <w:rFonts w:hint="eastAsia"/>
          <w:b/>
          <w:bCs/>
          <w:color w:val="FF0000"/>
          <w:sz w:val="28"/>
          <w:szCs w:val="28"/>
        </w:rPr>
        <w:t>(</w:t>
      </w:r>
      <w:r>
        <w:rPr>
          <w:rFonts w:hint="eastAsia"/>
          <w:b/>
          <w:bCs/>
          <w:color w:val="FF0000"/>
          <w:sz w:val="28"/>
          <w:szCs w:val="28"/>
        </w:rPr>
        <w:t>以上目录仅供参考，具体实验名称及实验内容由学生自主设定</w:t>
      </w:r>
      <w:r>
        <w:rPr>
          <w:rFonts w:hint="eastAsia"/>
          <w:b/>
          <w:bCs/>
          <w:color w:val="FF0000"/>
          <w:sz w:val="28"/>
          <w:szCs w:val="28"/>
        </w:rPr>
        <w:t>)</w:t>
      </w:r>
    </w:p>
    <w:p w14:paraId="5B1DECEE" w14:textId="77777777" w:rsidR="000B6B6B" w:rsidRDefault="00000000">
      <w:pPr>
        <w:rPr>
          <w:rFonts w:eastAsia="黑体"/>
        </w:rPr>
      </w:pPr>
      <w:r>
        <w:rPr>
          <w:rFonts w:eastAsia="黑体" w:hint="eastAsia"/>
        </w:rPr>
        <w:t>实验案例书写具体要求如下：</w:t>
      </w:r>
    </w:p>
    <w:p w14:paraId="26174E63" w14:textId="77777777" w:rsidR="000B6B6B" w:rsidRDefault="00000000">
      <w:pPr>
        <w:numPr>
          <w:ilvl w:val="255"/>
          <w:numId w:val="0"/>
        </w:numPr>
        <w:ind w:firstLineChars="100" w:firstLine="210"/>
        <w:rPr>
          <w:rFonts w:eastAsia="黑体"/>
        </w:rPr>
      </w:pPr>
      <w:r>
        <w:rPr>
          <w:rFonts w:eastAsia="黑体" w:hint="eastAsia"/>
        </w:rPr>
        <w:t>实验案例需言简意赅，便于后续师弟师妹消化传承；</w:t>
      </w:r>
    </w:p>
    <w:p w14:paraId="67270354" w14:textId="77777777" w:rsidR="000B6B6B" w:rsidRDefault="00000000">
      <w:pPr>
        <w:numPr>
          <w:ilvl w:val="255"/>
          <w:numId w:val="0"/>
        </w:numPr>
        <w:ind w:firstLineChars="100" w:firstLine="210"/>
        <w:rPr>
          <w:rFonts w:eastAsia="黑体"/>
        </w:rPr>
      </w:pPr>
      <w:r>
        <w:rPr>
          <w:rFonts w:eastAsia="黑体" w:hint="eastAsia"/>
        </w:rPr>
        <w:t>实验案例撰写可自行创新发挥，新颖的案例更加容易获得高分；</w:t>
      </w:r>
    </w:p>
    <w:p w14:paraId="5EB7A5C6" w14:textId="77777777" w:rsidR="000B6B6B" w:rsidRDefault="00000000">
      <w:pPr>
        <w:numPr>
          <w:ilvl w:val="255"/>
          <w:numId w:val="0"/>
        </w:numPr>
        <w:ind w:firstLineChars="100" w:firstLine="210"/>
        <w:rPr>
          <w:rFonts w:eastAsia="黑体"/>
        </w:rPr>
      </w:pPr>
      <w:r>
        <w:rPr>
          <w:rFonts w:eastAsia="黑体" w:hint="eastAsia"/>
        </w:rPr>
        <w:t>每个实验需要包含实验目的、实验内容、实验器材、实验原理、实验步骤这几部分；</w:t>
      </w:r>
    </w:p>
    <w:p w14:paraId="465F8B39" w14:textId="77777777" w:rsidR="000B6B6B" w:rsidRDefault="00000000">
      <w:pPr>
        <w:numPr>
          <w:ilvl w:val="255"/>
          <w:numId w:val="0"/>
        </w:numPr>
        <w:ind w:firstLine="420"/>
        <w:rPr>
          <w:rFonts w:eastAsia="黑体"/>
        </w:rPr>
      </w:pPr>
      <w:r>
        <w:rPr>
          <w:rFonts w:eastAsia="黑体" w:hint="eastAsia"/>
        </w:rPr>
        <w:t>实验目的：参考模板，提炼若干条</w:t>
      </w:r>
    </w:p>
    <w:p w14:paraId="5A6CF1EE" w14:textId="77777777" w:rsidR="000B6B6B" w:rsidRDefault="00000000">
      <w:pPr>
        <w:numPr>
          <w:ilvl w:val="255"/>
          <w:numId w:val="0"/>
        </w:numPr>
        <w:ind w:firstLine="420"/>
        <w:rPr>
          <w:rFonts w:eastAsia="黑体"/>
        </w:rPr>
      </w:pPr>
      <w:r>
        <w:rPr>
          <w:rFonts w:eastAsia="黑体" w:hint="eastAsia"/>
        </w:rPr>
        <w:t>实验内容：针对实验目的，开展的具体操作总结</w:t>
      </w:r>
    </w:p>
    <w:p w14:paraId="208A2AB4" w14:textId="77777777" w:rsidR="000B6B6B" w:rsidRDefault="00000000">
      <w:pPr>
        <w:numPr>
          <w:ilvl w:val="255"/>
          <w:numId w:val="0"/>
        </w:numPr>
        <w:ind w:firstLine="420"/>
        <w:rPr>
          <w:rFonts w:eastAsia="黑体"/>
        </w:rPr>
      </w:pPr>
      <w:r>
        <w:rPr>
          <w:rFonts w:eastAsia="黑体" w:hint="eastAsia"/>
        </w:rPr>
        <w:t>实验器材：罗列实验中用到的器材设备、传感器、工具、测量仪器等</w:t>
      </w:r>
    </w:p>
    <w:p w14:paraId="6F94FCCD" w14:textId="77777777" w:rsidR="000B6B6B" w:rsidRDefault="00000000">
      <w:pPr>
        <w:numPr>
          <w:ilvl w:val="255"/>
          <w:numId w:val="0"/>
        </w:numPr>
        <w:ind w:firstLine="420"/>
        <w:rPr>
          <w:rFonts w:eastAsia="黑体"/>
        </w:rPr>
      </w:pPr>
      <w:r>
        <w:rPr>
          <w:rFonts w:eastAsia="黑体" w:hint="eastAsia"/>
        </w:rPr>
        <w:t>实验原理：描述实验中硬件实现原理、物理相关基础、算法实现原理等</w:t>
      </w:r>
    </w:p>
    <w:p w14:paraId="41B33444" w14:textId="77777777" w:rsidR="000B6B6B" w:rsidRDefault="00000000">
      <w:pPr>
        <w:numPr>
          <w:ilvl w:val="255"/>
          <w:numId w:val="0"/>
        </w:numPr>
        <w:ind w:firstLine="420"/>
        <w:rPr>
          <w:rFonts w:eastAsia="黑体"/>
        </w:rPr>
      </w:pPr>
      <w:r>
        <w:rPr>
          <w:rFonts w:eastAsia="黑体" w:hint="eastAsia"/>
        </w:rPr>
        <w:t>实验步骤：实验开展过程中具体的运行指令、操作方式、测试方式、代码讲解等</w:t>
      </w:r>
    </w:p>
    <w:p w14:paraId="12E8EED8" w14:textId="77777777" w:rsidR="000B6B6B" w:rsidRDefault="000B6B6B">
      <w:pPr>
        <w:rPr>
          <w:rFonts w:eastAsia="黑体"/>
        </w:rPr>
      </w:pPr>
    </w:p>
    <w:p w14:paraId="0D1F9BA7" w14:textId="77777777" w:rsidR="000B6B6B" w:rsidRDefault="00000000">
      <w:pPr>
        <w:keepNext/>
        <w:keepLines/>
        <w:spacing w:line="579" w:lineRule="auto"/>
        <w:jc w:val="center"/>
        <w:rPr>
          <w:rFonts w:ascii="黑体" w:eastAsia="黑体"/>
          <w:b/>
          <w:bCs/>
          <w:sz w:val="28"/>
          <w:szCs w:val="28"/>
        </w:rPr>
      </w:pPr>
      <w:r>
        <w:rPr>
          <w:rFonts w:ascii="黑体" w:eastAsia="黑体" w:hint="eastAsia"/>
          <w:b/>
          <w:bCs/>
          <w:sz w:val="28"/>
          <w:szCs w:val="28"/>
        </w:rPr>
        <w:br w:type="page"/>
      </w:r>
    </w:p>
    <w:p w14:paraId="10A31E94" w14:textId="116E7873" w:rsidR="000B6B6B" w:rsidRPr="00742D6B" w:rsidRDefault="00000000">
      <w:pPr>
        <w:pStyle w:val="3"/>
        <w:tabs>
          <w:tab w:val="left" w:pos="4025"/>
        </w:tabs>
        <w:spacing w:line="579" w:lineRule="auto"/>
        <w:jc w:val="center"/>
        <w:rPr>
          <w:rPrChange w:id="14" w:author="sun lanlan" w:date="2023-11-08T00:30:00Z">
            <w:rPr>
              <w:rFonts w:ascii="黑体" w:eastAsia="黑体"/>
              <w:bCs/>
              <w:sz w:val="28"/>
              <w:szCs w:val="28"/>
            </w:rPr>
          </w:rPrChange>
        </w:rPr>
      </w:pPr>
      <w:r w:rsidRPr="00742D6B">
        <w:rPr>
          <w:rFonts w:hint="eastAsia"/>
          <w:rPrChange w:id="15" w:author="sun lanlan" w:date="2023-11-08T00:30:00Z">
            <w:rPr>
              <w:rFonts w:ascii="黑体" w:eastAsia="黑体" w:hint="eastAsia"/>
              <w:bCs/>
              <w:sz w:val="28"/>
              <w:szCs w:val="28"/>
            </w:rPr>
          </w:rPrChange>
        </w:rPr>
        <w:lastRenderedPageBreak/>
        <w:t>实验</w:t>
      </w:r>
      <w:proofErr w:type="gramStart"/>
      <w:r w:rsidRPr="00742D6B">
        <w:rPr>
          <w:rFonts w:hint="eastAsia"/>
          <w:rPrChange w:id="16" w:author="sun lanlan" w:date="2023-11-08T00:30:00Z">
            <w:rPr>
              <w:rFonts w:ascii="黑体" w:eastAsia="黑体" w:hint="eastAsia"/>
              <w:bCs/>
              <w:sz w:val="28"/>
              <w:szCs w:val="28"/>
            </w:rPr>
          </w:rPrChange>
        </w:rPr>
        <w:t>一</w:t>
      </w:r>
      <w:proofErr w:type="gramEnd"/>
      <w:r w:rsidRPr="00742D6B">
        <w:rPr>
          <w:rPrChange w:id="17" w:author="sun lanlan" w:date="2023-11-08T00:30:00Z">
            <w:rPr>
              <w:rFonts w:ascii="黑体" w:eastAsia="黑体"/>
              <w:bCs/>
              <w:sz w:val="28"/>
              <w:szCs w:val="28"/>
            </w:rPr>
          </w:rPrChange>
        </w:rPr>
        <w:t xml:space="preserve">  </w:t>
      </w:r>
      <w:ins w:id="18" w:author="sun lanlan" w:date="2023-11-08T00:29:00Z">
        <w:r w:rsidR="00742D6B">
          <w:rPr>
            <w:rFonts w:hint="eastAsia"/>
          </w:rPr>
          <w:t>车模底盘的</w:t>
        </w:r>
        <w:r w:rsidR="00742D6B" w:rsidRPr="00742D6B">
          <w:rPr>
            <w:rFonts w:hint="eastAsia"/>
            <w:rPrChange w:id="19" w:author="sun lanlan" w:date="2023-11-08T00:30:00Z">
              <w:rPr>
                <w:rFonts w:ascii="Times New Roman" w:hAnsi="Times New Roman" w:hint="eastAsia"/>
                <w:sz w:val="20"/>
                <w:szCs w:val="20"/>
              </w:rPr>
            </w:rPrChange>
          </w:rPr>
          <w:t>控制实验</w:t>
        </w:r>
      </w:ins>
      <w:del w:id="20" w:author="sun lanlan" w:date="2023-11-08T00:29:00Z">
        <w:r w:rsidRPr="00742D6B" w:rsidDel="00742D6B">
          <w:rPr>
            <w:rFonts w:hint="eastAsia"/>
            <w:rPrChange w:id="21" w:author="sun lanlan" w:date="2023-11-08T00:30:00Z">
              <w:rPr>
                <w:rFonts w:ascii="黑体" w:eastAsia="黑体" w:hint="eastAsia"/>
                <w:bCs/>
                <w:sz w:val="28"/>
                <w:szCs w:val="28"/>
              </w:rPr>
            </w:rPrChange>
          </w:rPr>
          <w:delText>激光雷达数据结构分析及滤波</w:delText>
        </w:r>
        <w:r w:rsidRPr="00742D6B" w:rsidDel="00742D6B">
          <w:rPr>
            <w:rPrChange w:id="22" w:author="sun lanlan" w:date="2023-11-08T00:30:00Z">
              <w:rPr>
                <w:rFonts w:ascii="黑体" w:eastAsia="黑体"/>
                <w:bCs/>
                <w:color w:val="FF0000"/>
                <w:sz w:val="30"/>
                <w:szCs w:val="30"/>
              </w:rPr>
            </w:rPrChange>
          </w:rPr>
          <w:delText>(参考样例)</w:delText>
        </w:r>
      </w:del>
    </w:p>
    <w:p w14:paraId="5CD8BD20" w14:textId="77777777" w:rsidR="000B6B6B" w:rsidRDefault="00000000">
      <w:pPr>
        <w:spacing w:before="219"/>
        <w:ind w:left="261"/>
        <w:jc w:val="left"/>
        <w:outlineLvl w:val="3"/>
        <w:rPr>
          <w:ins w:id="23" w:author="sun lanlan" w:date="2023-11-08T10:06:00Z"/>
          <w:b/>
          <w:sz w:val="32"/>
        </w:rPr>
      </w:pPr>
      <w:r>
        <w:rPr>
          <w:b/>
          <w:sz w:val="32"/>
        </w:rPr>
        <w:t>实验目的：</w:t>
      </w:r>
    </w:p>
    <w:p w14:paraId="75CE32D2" w14:textId="73870B7F" w:rsidR="00E03F22" w:rsidRDefault="00E03F22">
      <w:pPr>
        <w:spacing w:before="219"/>
        <w:ind w:left="261" w:firstLineChars="200" w:firstLine="400"/>
        <w:jc w:val="left"/>
        <w:outlineLvl w:val="3"/>
        <w:rPr>
          <w:b/>
          <w:sz w:val="32"/>
        </w:rPr>
        <w:pPrChange w:id="24" w:author="sun lanlan" w:date="2023-11-08T10:06:00Z">
          <w:pPr>
            <w:spacing w:before="219"/>
            <w:ind w:left="261"/>
            <w:jc w:val="left"/>
            <w:outlineLvl w:val="3"/>
          </w:pPr>
        </w:pPrChange>
      </w:pPr>
      <w:ins w:id="25" w:author="sun lanlan" w:date="2023-11-08T10:06:00Z">
        <w:r>
          <w:rPr>
            <w:rFonts w:ascii="Arial" w:hint="eastAsia"/>
            <w:sz w:val="20"/>
          </w:rPr>
          <w:t>1</w:t>
        </w:r>
        <w:r>
          <w:rPr>
            <w:rFonts w:ascii="Arial" w:hint="eastAsia"/>
            <w:sz w:val="20"/>
          </w:rPr>
          <w:t>、</w:t>
        </w:r>
        <w:r w:rsidRPr="007C443C">
          <w:rPr>
            <w:rFonts w:ascii="Arial" w:eastAsia="宋体" w:hAnsi="宋体" w:cs="宋体"/>
            <w:sz w:val="20"/>
            <w:szCs w:val="21"/>
          </w:rPr>
          <w:t>熟悉</w:t>
        </w:r>
        <w:r w:rsidRPr="007C443C">
          <w:rPr>
            <w:rFonts w:ascii="Arial" w:eastAsia="宋体" w:hAnsi="宋体" w:cs="宋体"/>
            <w:sz w:val="20"/>
            <w:szCs w:val="21"/>
          </w:rPr>
          <w:t xml:space="preserve"> </w:t>
        </w:r>
        <w:r>
          <w:rPr>
            <w:rFonts w:ascii="Arial" w:eastAsia="宋体" w:hAnsi="宋体" w:cs="宋体" w:hint="eastAsia"/>
            <w:sz w:val="20"/>
            <w:szCs w:val="21"/>
          </w:rPr>
          <w:t>Linux</w:t>
        </w:r>
        <w:r>
          <w:rPr>
            <w:rFonts w:ascii="Arial" w:eastAsia="宋体" w:hAnsi="宋体" w:cs="宋体" w:hint="eastAsia"/>
            <w:sz w:val="20"/>
            <w:szCs w:val="21"/>
          </w:rPr>
          <w:t>命令</w:t>
        </w:r>
      </w:ins>
    </w:p>
    <w:p w14:paraId="01DC58A9" w14:textId="07B3DF6F" w:rsidR="000B6B6B" w:rsidRDefault="00000000">
      <w:pPr>
        <w:pStyle w:val="a3"/>
        <w:ind w:left="104" w:firstLineChars="300" w:firstLine="600"/>
        <w:rPr>
          <w:rFonts w:ascii="Arial"/>
          <w:sz w:val="20"/>
        </w:rPr>
        <w:pPrChange w:id="26" w:author="sun lanlan" w:date="2023-11-08T10:06:00Z">
          <w:pPr>
            <w:pStyle w:val="a3"/>
            <w:ind w:left="104" w:firstLineChars="200" w:firstLine="400"/>
          </w:pPr>
        </w:pPrChange>
      </w:pPr>
      <w:del w:id="27" w:author="sun lanlan" w:date="2023-11-08T10:06:00Z">
        <w:r w:rsidDel="00E03F22">
          <w:rPr>
            <w:rFonts w:ascii="Arial" w:hint="eastAsia"/>
            <w:sz w:val="20"/>
          </w:rPr>
          <w:delText>1</w:delText>
        </w:r>
      </w:del>
      <w:ins w:id="28" w:author="sun lanlan" w:date="2023-11-08T10:06:00Z">
        <w:r w:rsidR="00E03F22">
          <w:rPr>
            <w:rFonts w:ascii="Arial"/>
            <w:sz w:val="20"/>
          </w:rPr>
          <w:t>2</w:t>
        </w:r>
      </w:ins>
      <w:r>
        <w:rPr>
          <w:rFonts w:ascii="Arial" w:hint="eastAsia"/>
          <w:sz w:val="20"/>
        </w:rPr>
        <w:t>、</w:t>
      </w:r>
      <w:ins w:id="29" w:author="sun lanlan" w:date="2023-11-08T00:30:00Z">
        <w:r w:rsidR="00742D6B" w:rsidRPr="00742D6B">
          <w:rPr>
            <w:rFonts w:ascii="Arial" w:hint="eastAsia"/>
            <w:sz w:val="20"/>
            <w:rPrChange w:id="30" w:author="sun lanlan" w:date="2023-11-08T00:30:00Z">
              <w:rPr>
                <w:rFonts w:ascii="CIDFont+F1" w:eastAsiaTheme="minorEastAsia" w:hAnsi="CIDFont+F1" w:cstheme="minorBidi" w:hint="eastAsia"/>
                <w:color w:val="000000"/>
                <w:sz w:val="24"/>
                <w:szCs w:val="24"/>
              </w:rPr>
            </w:rPrChange>
          </w:rPr>
          <w:t>熟悉</w:t>
        </w:r>
        <w:r w:rsidR="00742D6B" w:rsidRPr="00742D6B">
          <w:rPr>
            <w:rFonts w:ascii="Arial" w:hint="eastAsia"/>
            <w:sz w:val="20"/>
            <w:rPrChange w:id="31" w:author="sun lanlan" w:date="2023-11-08T00:30:00Z">
              <w:rPr>
                <w:rFonts w:ascii="CIDFont+F1" w:eastAsiaTheme="minorEastAsia" w:hAnsi="CIDFont+F1" w:cstheme="minorBidi" w:hint="eastAsia"/>
                <w:color w:val="000000"/>
                <w:sz w:val="24"/>
                <w:szCs w:val="24"/>
              </w:rPr>
            </w:rPrChange>
          </w:rPr>
          <w:t xml:space="preserve"> ROS </w:t>
        </w:r>
        <w:r w:rsidR="00742D6B" w:rsidRPr="00742D6B">
          <w:rPr>
            <w:rFonts w:ascii="Arial" w:hint="eastAsia"/>
            <w:sz w:val="20"/>
            <w:rPrChange w:id="32" w:author="sun lanlan" w:date="2023-11-08T00:30:00Z">
              <w:rPr>
                <w:rFonts w:ascii="CIDFont+F1" w:eastAsiaTheme="minorEastAsia" w:hAnsi="CIDFont+F1" w:cstheme="minorBidi" w:hint="eastAsia"/>
                <w:color w:val="000000"/>
                <w:sz w:val="24"/>
                <w:szCs w:val="24"/>
              </w:rPr>
            </w:rPrChange>
          </w:rPr>
          <w:t>话题通信；</w:t>
        </w:r>
      </w:ins>
      <w:del w:id="33" w:author="sun lanlan" w:date="2023-11-08T00:30:00Z">
        <w:r w:rsidDel="00742D6B">
          <w:rPr>
            <w:rFonts w:ascii="Arial" w:hint="eastAsia"/>
            <w:sz w:val="20"/>
          </w:rPr>
          <w:delText>熟悉激光雷达数据结构；</w:delText>
        </w:r>
      </w:del>
    </w:p>
    <w:p w14:paraId="7D41EB50" w14:textId="631FC6E9" w:rsidR="000B6B6B" w:rsidRDefault="00000000">
      <w:pPr>
        <w:pStyle w:val="a3"/>
        <w:ind w:left="104" w:firstLineChars="300" w:firstLine="600"/>
        <w:rPr>
          <w:rFonts w:ascii="Arial"/>
          <w:sz w:val="20"/>
        </w:rPr>
        <w:pPrChange w:id="34" w:author="sun lanlan" w:date="2023-11-08T10:06:00Z">
          <w:pPr>
            <w:pStyle w:val="a3"/>
            <w:ind w:left="104" w:firstLineChars="200" w:firstLine="400"/>
          </w:pPr>
        </w:pPrChange>
      </w:pPr>
      <w:del w:id="35" w:author="sun lanlan" w:date="2023-11-08T10:06:00Z">
        <w:r w:rsidDel="00E03F22">
          <w:rPr>
            <w:rFonts w:ascii="Arial" w:hint="eastAsia"/>
            <w:sz w:val="20"/>
          </w:rPr>
          <w:delText>2</w:delText>
        </w:r>
      </w:del>
      <w:ins w:id="36" w:author="sun lanlan" w:date="2023-11-08T10:06:00Z">
        <w:r w:rsidR="00E03F22">
          <w:rPr>
            <w:rFonts w:ascii="Arial"/>
            <w:sz w:val="20"/>
          </w:rPr>
          <w:t>3</w:t>
        </w:r>
      </w:ins>
      <w:r>
        <w:rPr>
          <w:rFonts w:ascii="Arial" w:hint="eastAsia"/>
          <w:sz w:val="20"/>
        </w:rPr>
        <w:t>、了解</w:t>
      </w:r>
      <w:del w:id="37" w:author="sun lanlan" w:date="2023-11-08T00:30:00Z">
        <w:r w:rsidDel="00742D6B">
          <w:rPr>
            <w:rFonts w:ascii="Arial" w:hint="eastAsia"/>
            <w:sz w:val="20"/>
          </w:rPr>
          <w:delText>激光雷达数据的处理方法；</w:delText>
        </w:r>
      </w:del>
      <w:ins w:id="38" w:author="sun lanlan" w:date="2023-11-08T00:31:00Z">
        <w:r w:rsidR="00742D6B">
          <w:rPr>
            <w:rFonts w:ascii="Arial" w:hint="eastAsia"/>
            <w:sz w:val="20"/>
          </w:rPr>
          <w:t>车模工作流程</w:t>
        </w:r>
      </w:ins>
    </w:p>
    <w:p w14:paraId="64ED4470" w14:textId="3ABCAB33" w:rsidR="000B6B6B" w:rsidRDefault="00000000">
      <w:pPr>
        <w:pStyle w:val="a3"/>
        <w:ind w:left="104" w:firstLineChars="300" w:firstLine="600"/>
        <w:rPr>
          <w:sz w:val="20"/>
        </w:rPr>
        <w:pPrChange w:id="39" w:author="sun lanlan" w:date="2023-11-08T10:06:00Z">
          <w:pPr>
            <w:pStyle w:val="a3"/>
            <w:ind w:left="104" w:firstLineChars="200" w:firstLine="400"/>
          </w:pPr>
        </w:pPrChange>
      </w:pPr>
      <w:del w:id="40" w:author="sun lanlan" w:date="2023-11-08T10:06:00Z">
        <w:r w:rsidDel="00E03F22">
          <w:rPr>
            <w:rFonts w:ascii="Arial" w:hint="eastAsia"/>
            <w:sz w:val="20"/>
          </w:rPr>
          <w:delText>3</w:delText>
        </w:r>
      </w:del>
      <w:ins w:id="41" w:author="sun lanlan" w:date="2023-11-08T10:06:00Z">
        <w:r w:rsidR="00E03F22">
          <w:rPr>
            <w:rFonts w:ascii="Arial"/>
            <w:sz w:val="20"/>
          </w:rPr>
          <w:t>4</w:t>
        </w:r>
      </w:ins>
      <w:r>
        <w:rPr>
          <w:rFonts w:ascii="Arial" w:hint="eastAsia"/>
          <w:sz w:val="20"/>
        </w:rPr>
        <w:t>、</w:t>
      </w:r>
      <w:del w:id="42" w:author="sun lanlan" w:date="2023-11-08T00:31:00Z">
        <w:r w:rsidDel="00927801">
          <w:rPr>
            <w:rFonts w:ascii="Arial" w:hint="eastAsia"/>
            <w:sz w:val="20"/>
          </w:rPr>
          <w:delText>熟练掌握</w:delText>
        </w:r>
        <w:r w:rsidDel="00927801">
          <w:rPr>
            <w:rFonts w:ascii="Arial" w:hint="eastAsia"/>
            <w:sz w:val="20"/>
          </w:rPr>
          <w:delText>laser_filters</w:delText>
        </w:r>
        <w:r w:rsidDel="00927801">
          <w:rPr>
            <w:rFonts w:ascii="Arial" w:hint="eastAsia"/>
            <w:sz w:val="20"/>
          </w:rPr>
          <w:delText>功能包的使用</w:delText>
        </w:r>
      </w:del>
      <w:ins w:id="43" w:author="sun lanlan" w:date="2023-11-08T00:42:00Z">
        <w:r w:rsidR="00E05FC6">
          <w:rPr>
            <w:rFonts w:ascii="Arial" w:hint="eastAsia"/>
            <w:sz w:val="20"/>
          </w:rPr>
          <w:t>实现一个发布者</w:t>
        </w:r>
      </w:ins>
      <w:r>
        <w:rPr>
          <w:rFonts w:ascii="Arial" w:hint="eastAsia"/>
          <w:sz w:val="20"/>
        </w:rPr>
        <w:t>；</w:t>
      </w:r>
    </w:p>
    <w:p w14:paraId="7D676E80" w14:textId="77777777" w:rsidR="000B6B6B" w:rsidRDefault="00000000">
      <w:pPr>
        <w:ind w:left="261"/>
        <w:jc w:val="left"/>
        <w:outlineLvl w:val="3"/>
        <w:rPr>
          <w:b/>
          <w:sz w:val="30"/>
        </w:rPr>
      </w:pPr>
      <w:r>
        <w:rPr>
          <w:b/>
          <w:sz w:val="32"/>
        </w:rPr>
        <w:t>实验内容：</w:t>
      </w:r>
    </w:p>
    <w:p w14:paraId="1E2EEA49" w14:textId="15218163" w:rsidR="00927801" w:rsidRPr="00927801" w:rsidRDefault="00927801" w:rsidP="00927801">
      <w:pPr>
        <w:pStyle w:val="a3"/>
        <w:ind w:firstLineChars="200" w:firstLine="420"/>
        <w:rPr>
          <w:ins w:id="44" w:author="sun lanlan" w:date="2023-11-08T00:32:00Z"/>
          <w:sz w:val="30"/>
          <w:rPrChange w:id="45" w:author="sun lanlan" w:date="2023-11-08T00:32:00Z">
            <w:rPr>
              <w:ins w:id="46" w:author="sun lanlan" w:date="2023-11-08T00:32:00Z"/>
              <w:rFonts w:ascii="Arial" w:eastAsia="Arial"/>
              <w:color w:val="333333"/>
            </w:rPr>
          </w:rPrChange>
        </w:rPr>
      </w:pPr>
      <w:ins w:id="47" w:author="sun lanlan" w:date="2023-11-08T00:32:00Z">
        <w:r>
          <w:rPr>
            <w:rFonts w:ascii="Arial" w:eastAsia="Arial"/>
            <w:color w:val="333333"/>
          </w:rPr>
          <w:t>1</w:t>
        </w:r>
        <w:r>
          <w:rPr>
            <w:color w:val="333333"/>
          </w:rPr>
          <w:t>、</w:t>
        </w:r>
        <w:r>
          <w:rPr>
            <w:rFonts w:hint="eastAsia"/>
            <w:color w:val="333333"/>
          </w:rPr>
          <w:t>通过键盘控制小车进行</w:t>
        </w:r>
      </w:ins>
    </w:p>
    <w:p w14:paraId="04072156" w14:textId="4C70D3F1" w:rsidR="000B6B6B" w:rsidRPr="00927801" w:rsidRDefault="00000000">
      <w:pPr>
        <w:pStyle w:val="a3"/>
        <w:ind w:firstLineChars="200" w:firstLine="420"/>
        <w:rPr>
          <w:color w:val="333333"/>
          <w:rPrChange w:id="48" w:author="sun lanlan" w:date="2023-11-08T00:31:00Z">
            <w:rPr>
              <w:sz w:val="20"/>
            </w:rPr>
          </w:rPrChange>
        </w:rPr>
      </w:pPr>
      <w:del w:id="49" w:author="sun lanlan" w:date="2023-11-08T00:32:00Z">
        <w:r w:rsidDel="00927801">
          <w:rPr>
            <w:rFonts w:ascii="Arial" w:eastAsia="Arial"/>
            <w:color w:val="333333"/>
          </w:rPr>
          <w:delText>1</w:delText>
        </w:r>
      </w:del>
      <w:ins w:id="50" w:author="sun lanlan" w:date="2023-11-08T00:32:00Z">
        <w:r w:rsidR="00927801">
          <w:rPr>
            <w:rFonts w:ascii="Arial" w:eastAsia="Arial"/>
            <w:color w:val="333333"/>
          </w:rPr>
          <w:t>2</w:t>
        </w:r>
      </w:ins>
      <w:r>
        <w:rPr>
          <w:color w:val="333333"/>
        </w:rPr>
        <w:t>、</w:t>
      </w:r>
      <w:ins w:id="51" w:author="sun lanlan" w:date="2023-11-08T00:31:00Z">
        <w:r w:rsidR="00927801" w:rsidRPr="00927801">
          <w:rPr>
            <w:rFonts w:hint="eastAsia"/>
            <w:color w:val="333333"/>
            <w:rPrChange w:id="52" w:author="sun lanlan" w:date="2023-11-08T00:31:00Z">
              <w:rPr>
                <w:rFonts w:ascii="CIDFont+F1" w:eastAsiaTheme="minorEastAsia" w:hAnsi="CIDFont+F1" w:cstheme="minorBidi" w:hint="eastAsia"/>
                <w:color w:val="000000"/>
                <w:sz w:val="24"/>
                <w:szCs w:val="24"/>
              </w:rPr>
            </w:rPrChange>
          </w:rPr>
          <w:t>向“</w:t>
        </w:r>
        <w:r w:rsidR="00927801" w:rsidRPr="00927801">
          <w:rPr>
            <w:rFonts w:hint="eastAsia"/>
            <w:color w:val="333333"/>
            <w:rPrChange w:id="53" w:author="sun lanlan" w:date="2023-11-08T00:31:00Z">
              <w:rPr>
                <w:rFonts w:ascii="CIDFont+F1" w:eastAsiaTheme="minorEastAsia" w:hAnsi="CIDFont+F1" w:cstheme="minorBidi" w:hint="eastAsia"/>
                <w:color w:val="000000"/>
                <w:sz w:val="24"/>
                <w:szCs w:val="24"/>
              </w:rPr>
            </w:rPrChange>
          </w:rPr>
          <w:t>~/car/</w:t>
        </w:r>
        <w:proofErr w:type="spellStart"/>
        <w:r w:rsidR="00927801" w:rsidRPr="00927801">
          <w:rPr>
            <w:rFonts w:hint="eastAsia"/>
            <w:color w:val="333333"/>
            <w:rPrChange w:id="54" w:author="sun lanlan" w:date="2023-11-08T00:31:00Z">
              <w:rPr>
                <w:rFonts w:ascii="CIDFont+F1" w:eastAsiaTheme="minorEastAsia" w:hAnsi="CIDFont+F1" w:cstheme="minorBidi" w:hint="eastAsia"/>
                <w:color w:val="000000"/>
                <w:sz w:val="24"/>
                <w:szCs w:val="24"/>
              </w:rPr>
            </w:rPrChange>
          </w:rPr>
          <w:t>cmd_vel</w:t>
        </w:r>
        <w:proofErr w:type="spellEnd"/>
        <w:r w:rsidR="00927801" w:rsidRPr="00927801">
          <w:rPr>
            <w:rFonts w:hint="eastAsia"/>
            <w:color w:val="333333"/>
            <w:rPrChange w:id="55" w:author="sun lanlan" w:date="2023-11-08T00:31:00Z">
              <w:rPr>
                <w:rFonts w:ascii="CIDFont+F1" w:eastAsiaTheme="minorEastAsia" w:hAnsi="CIDFont+F1" w:cstheme="minorBidi" w:hint="eastAsia"/>
                <w:color w:val="000000"/>
                <w:sz w:val="24"/>
                <w:szCs w:val="24"/>
              </w:rPr>
            </w:rPrChange>
          </w:rPr>
          <w:t>”话题发布</w:t>
        </w:r>
        <w:r w:rsidR="00927801" w:rsidRPr="00927801">
          <w:rPr>
            <w:rFonts w:hint="eastAsia"/>
            <w:color w:val="333333"/>
            <w:rPrChange w:id="56" w:author="sun lanlan" w:date="2023-11-08T00:31:00Z">
              <w:rPr>
                <w:rFonts w:ascii="CIDFont+F1" w:eastAsiaTheme="minorEastAsia" w:hAnsi="CIDFont+F1" w:cstheme="minorBidi" w:hint="eastAsia"/>
                <w:color w:val="000000"/>
                <w:sz w:val="24"/>
                <w:szCs w:val="24"/>
              </w:rPr>
            </w:rPrChange>
          </w:rPr>
          <w:t xml:space="preserve"> Twist </w:t>
        </w:r>
        <w:r w:rsidR="00927801" w:rsidRPr="00927801">
          <w:rPr>
            <w:rFonts w:hint="eastAsia"/>
            <w:color w:val="333333"/>
            <w:rPrChange w:id="57" w:author="sun lanlan" w:date="2023-11-08T00:31:00Z">
              <w:rPr>
                <w:rFonts w:ascii="CIDFont+F1" w:eastAsiaTheme="minorEastAsia" w:hAnsi="CIDFont+F1" w:cstheme="minorBidi" w:hint="eastAsia"/>
                <w:color w:val="000000"/>
                <w:sz w:val="24"/>
                <w:szCs w:val="24"/>
              </w:rPr>
            </w:rPrChange>
          </w:rPr>
          <w:t>信息</w:t>
        </w:r>
      </w:ins>
      <w:del w:id="58" w:author="sun lanlan" w:date="2023-11-08T00:31:00Z">
        <w:r w:rsidDel="00927801">
          <w:rPr>
            <w:rFonts w:hint="eastAsia"/>
            <w:color w:val="333333"/>
          </w:rPr>
          <w:delText>获取并分析激光雷达数据</w:delText>
        </w:r>
      </w:del>
      <w:r>
        <w:rPr>
          <w:color w:val="333333"/>
        </w:rPr>
        <w:t>；</w:t>
      </w:r>
    </w:p>
    <w:p w14:paraId="20968509" w14:textId="36BA3A58" w:rsidR="000B6B6B" w:rsidDel="00927801" w:rsidRDefault="00000000">
      <w:pPr>
        <w:pStyle w:val="a3"/>
        <w:ind w:left="210" w:right="210" w:firstLineChars="200" w:firstLine="420"/>
        <w:rPr>
          <w:del w:id="59" w:author="sun lanlan" w:date="2023-11-08T00:32:00Z"/>
          <w:sz w:val="30"/>
        </w:rPr>
      </w:pPr>
      <w:del w:id="60" w:author="sun lanlan" w:date="2023-11-08T00:32:00Z">
        <w:r w:rsidDel="00927801">
          <w:rPr>
            <w:rFonts w:ascii="Arial" w:eastAsia="Arial"/>
            <w:color w:val="333333"/>
          </w:rPr>
          <w:delText>2</w:delText>
        </w:r>
        <w:r w:rsidDel="00927801">
          <w:rPr>
            <w:color w:val="333333"/>
          </w:rPr>
          <w:delText>、</w:delText>
        </w:r>
        <w:r w:rsidDel="00927801">
          <w:rPr>
            <w:rFonts w:hint="eastAsia"/>
            <w:color w:val="333333"/>
          </w:rPr>
          <w:delText>对激光雷达数据进行滤波处理</w:delText>
        </w:r>
        <w:r w:rsidDel="00927801">
          <w:rPr>
            <w:color w:val="333333"/>
          </w:rPr>
          <w:delText>。</w:delText>
        </w:r>
      </w:del>
    </w:p>
    <w:p w14:paraId="497A64DD" w14:textId="77777777" w:rsidR="000B6B6B" w:rsidRDefault="00000000">
      <w:pPr>
        <w:ind w:left="261"/>
        <w:jc w:val="left"/>
        <w:outlineLvl w:val="3"/>
        <w:rPr>
          <w:b/>
          <w:sz w:val="32"/>
        </w:rPr>
      </w:pPr>
      <w:r>
        <w:rPr>
          <w:b/>
          <w:sz w:val="32"/>
        </w:rPr>
        <w:t>实验仪器：</w:t>
      </w:r>
    </w:p>
    <w:p w14:paraId="777C4DC5" w14:textId="63EFE7CD" w:rsidR="000B6B6B" w:rsidRPr="00927801" w:rsidRDefault="00927801">
      <w:pPr>
        <w:ind w:firstLineChars="200" w:firstLine="420"/>
        <w:rPr>
          <w:rFonts w:ascii="宋体" w:eastAsia="宋体" w:hAnsi="宋体" w:cs="宋体"/>
          <w:color w:val="333333"/>
          <w:szCs w:val="21"/>
          <w:rPrChange w:id="61" w:author="sun lanlan" w:date="2023-11-08T00:33:00Z">
            <w:rPr>
              <w:sz w:val="30"/>
            </w:rPr>
          </w:rPrChange>
        </w:rPr>
      </w:pPr>
      <w:ins w:id="62" w:author="sun lanlan" w:date="2023-11-08T00:33:00Z">
        <w:r w:rsidRPr="00927801">
          <w:rPr>
            <w:rFonts w:ascii="宋体" w:eastAsia="宋体" w:hAnsi="宋体" w:cs="宋体" w:hint="eastAsia"/>
            <w:color w:val="333333"/>
            <w:szCs w:val="21"/>
            <w:rPrChange w:id="63" w:author="sun lanlan" w:date="2023-11-08T00:33:00Z">
              <w:rPr>
                <w:rFonts w:ascii="CIDFont+F1" w:hAnsi="CIDFont+F1" w:hint="eastAsia"/>
                <w:color w:val="000000"/>
                <w:sz w:val="24"/>
                <w:szCs w:val="24"/>
              </w:rPr>
            </w:rPrChange>
          </w:rPr>
          <w:t xml:space="preserve">ROS </w:t>
        </w:r>
        <w:r w:rsidRPr="00927801">
          <w:rPr>
            <w:rFonts w:ascii="宋体" w:eastAsia="宋体" w:hAnsi="宋体" w:cs="宋体" w:hint="eastAsia"/>
            <w:color w:val="333333"/>
            <w:szCs w:val="21"/>
            <w:rPrChange w:id="64" w:author="sun lanlan" w:date="2023-11-08T00:33:00Z">
              <w:rPr>
                <w:rFonts w:ascii="CIDFont+F1" w:hAnsi="CIDFont+F1" w:hint="eastAsia"/>
                <w:color w:val="000000"/>
                <w:sz w:val="24"/>
                <w:szCs w:val="24"/>
              </w:rPr>
            </w:rPrChange>
          </w:rPr>
          <w:t>智能车、电脑</w:t>
        </w:r>
        <w:r w:rsidRPr="00927801">
          <w:rPr>
            <w:rFonts w:ascii="宋体" w:eastAsia="宋体" w:hAnsi="宋体" w:cs="宋体"/>
            <w:color w:val="333333"/>
            <w:szCs w:val="21"/>
            <w:rPrChange w:id="65" w:author="sun lanlan" w:date="2023-11-08T00:33:00Z">
              <w:rPr/>
            </w:rPrChange>
          </w:rPr>
          <w:t xml:space="preserve"> </w:t>
        </w:r>
      </w:ins>
      <w:del w:id="66" w:author="sun lanlan" w:date="2023-11-08T00:33:00Z">
        <w:r w:rsidRPr="00927801" w:rsidDel="00927801">
          <w:rPr>
            <w:rFonts w:ascii="宋体" w:eastAsia="宋体" w:hAnsi="宋体" w:cs="宋体"/>
            <w:color w:val="333333"/>
            <w:szCs w:val="21"/>
            <w:rPrChange w:id="67" w:author="sun lanlan" w:date="2023-11-08T00:33:00Z">
              <w:rPr/>
            </w:rPrChange>
          </w:rPr>
          <w:delText>ROS智能车、激光雷达、电压表</w:delText>
        </w:r>
      </w:del>
    </w:p>
    <w:p w14:paraId="76C07673" w14:textId="77777777" w:rsidR="000B6B6B" w:rsidRDefault="00000000">
      <w:pPr>
        <w:ind w:left="261"/>
        <w:jc w:val="left"/>
        <w:outlineLvl w:val="3"/>
        <w:rPr>
          <w:b/>
          <w:sz w:val="32"/>
        </w:rPr>
      </w:pPr>
      <w:r>
        <w:rPr>
          <w:b/>
          <w:sz w:val="32"/>
        </w:rPr>
        <w:t>实验原理：</w:t>
      </w:r>
    </w:p>
    <w:p w14:paraId="508D0B98" w14:textId="5FE6D100" w:rsidR="000B6B6B" w:rsidDel="00927801" w:rsidRDefault="00927801">
      <w:pPr>
        <w:ind w:left="210" w:right="210"/>
        <w:jc w:val="left"/>
        <w:outlineLvl w:val="3"/>
        <w:rPr>
          <w:del w:id="68" w:author="sun lanlan" w:date="2023-11-08T00:33:00Z"/>
          <w:rFonts w:ascii="宋体" w:eastAsia="宋体" w:hAnsi="宋体" w:cs="宋体"/>
          <w:color w:val="333333"/>
          <w:szCs w:val="21"/>
          <w:shd w:val="clear" w:color="auto" w:fill="FFFFFF"/>
        </w:rPr>
      </w:pPr>
      <w:ins w:id="69" w:author="sun lanlan" w:date="2023-11-08T00:33:00Z">
        <w:r>
          <w:rPr>
            <w:rFonts w:ascii="宋体" w:eastAsia="宋体" w:hAnsi="宋体" w:cs="宋体" w:hint="eastAsia"/>
            <w:color w:val="333333"/>
            <w:szCs w:val="21"/>
            <w:shd w:val="clear" w:color="auto" w:fill="FFFFFF"/>
          </w:rPr>
          <w:t>通过</w:t>
        </w:r>
        <w:r w:rsidRPr="00927801">
          <w:rPr>
            <w:rFonts w:ascii="宋体" w:eastAsia="宋体" w:hAnsi="宋体" w:cs="宋体" w:hint="eastAsia"/>
            <w:color w:val="333333"/>
            <w:szCs w:val="21"/>
            <w:shd w:val="clear" w:color="auto" w:fill="FFFFFF"/>
            <w:rPrChange w:id="70" w:author="sun lanlan" w:date="2023-11-08T00:33:00Z">
              <w:rPr>
                <w:rFonts w:ascii="CIDFont+F1" w:hAnsi="CIDFont+F1" w:hint="eastAsia"/>
                <w:color w:val="333333"/>
                <w:sz w:val="24"/>
                <w:szCs w:val="24"/>
              </w:rPr>
            </w:rPrChange>
          </w:rPr>
          <w:t>修改</w:t>
        </w:r>
        <w:r w:rsidRPr="00927801">
          <w:rPr>
            <w:rFonts w:ascii="宋体" w:eastAsia="宋体" w:hAnsi="宋体" w:cs="宋体" w:hint="eastAsia"/>
            <w:color w:val="333333"/>
            <w:szCs w:val="21"/>
            <w:shd w:val="clear" w:color="auto" w:fill="FFFFFF"/>
            <w:rPrChange w:id="71" w:author="sun lanlan" w:date="2023-11-08T00:33:00Z">
              <w:rPr>
                <w:rFonts w:ascii="CIDFont+F1" w:hAnsi="CIDFont+F1" w:hint="eastAsia"/>
                <w:color w:val="333333"/>
                <w:sz w:val="24"/>
                <w:szCs w:val="24"/>
              </w:rPr>
            </w:rPrChange>
          </w:rPr>
          <w:t xml:space="preserve"> </w:t>
        </w:r>
        <w:r w:rsidRPr="00927801">
          <w:rPr>
            <w:rFonts w:ascii="宋体" w:eastAsia="宋体" w:hAnsi="宋体" w:cs="宋体" w:hint="eastAsia"/>
            <w:color w:val="333333"/>
            <w:szCs w:val="21"/>
            <w:shd w:val="clear" w:color="auto" w:fill="FFFFFF"/>
            <w:rPrChange w:id="72" w:author="sun lanlan" w:date="2023-11-08T00:33:00Z">
              <w:rPr>
                <w:rFonts w:ascii="CIDFont+F1" w:hAnsi="CIDFont+F1" w:hint="eastAsia"/>
                <w:color w:val="000000"/>
                <w:sz w:val="24"/>
                <w:szCs w:val="24"/>
              </w:rPr>
            </w:rPrChange>
          </w:rPr>
          <w:t xml:space="preserve">Twist </w:t>
        </w:r>
        <w:r w:rsidRPr="00927801">
          <w:rPr>
            <w:rFonts w:ascii="宋体" w:eastAsia="宋体" w:hAnsi="宋体" w:cs="宋体" w:hint="eastAsia"/>
            <w:color w:val="333333"/>
            <w:szCs w:val="21"/>
            <w:shd w:val="clear" w:color="auto" w:fill="FFFFFF"/>
            <w:rPrChange w:id="73" w:author="sun lanlan" w:date="2023-11-08T00:33:00Z">
              <w:rPr>
                <w:rFonts w:ascii="CIDFont+F1" w:hAnsi="CIDFont+F1" w:hint="eastAsia"/>
                <w:color w:val="000000"/>
                <w:sz w:val="24"/>
                <w:szCs w:val="24"/>
              </w:rPr>
            </w:rPrChange>
          </w:rPr>
          <w:t>信息，并将其发布至“</w:t>
        </w:r>
        <w:r w:rsidRPr="00927801">
          <w:rPr>
            <w:rFonts w:ascii="宋体" w:eastAsia="宋体" w:hAnsi="宋体" w:cs="宋体" w:hint="eastAsia"/>
            <w:color w:val="333333"/>
            <w:szCs w:val="21"/>
            <w:shd w:val="clear" w:color="auto" w:fill="FFFFFF"/>
            <w:rPrChange w:id="74" w:author="sun lanlan" w:date="2023-11-08T00:33:00Z">
              <w:rPr>
                <w:rFonts w:ascii="CIDFont+F1" w:hAnsi="CIDFont+F1" w:hint="eastAsia"/>
                <w:color w:val="000000"/>
                <w:sz w:val="24"/>
                <w:szCs w:val="24"/>
              </w:rPr>
            </w:rPrChange>
          </w:rPr>
          <w:t>~/car/</w:t>
        </w:r>
        <w:proofErr w:type="spellStart"/>
        <w:r w:rsidRPr="00927801">
          <w:rPr>
            <w:rFonts w:ascii="宋体" w:eastAsia="宋体" w:hAnsi="宋体" w:cs="宋体" w:hint="eastAsia"/>
            <w:color w:val="333333"/>
            <w:szCs w:val="21"/>
            <w:shd w:val="clear" w:color="auto" w:fill="FFFFFF"/>
            <w:rPrChange w:id="75" w:author="sun lanlan" w:date="2023-11-08T00:33:00Z">
              <w:rPr>
                <w:rFonts w:ascii="CIDFont+F1" w:hAnsi="CIDFont+F1" w:hint="eastAsia"/>
                <w:color w:val="000000"/>
                <w:sz w:val="24"/>
                <w:szCs w:val="24"/>
              </w:rPr>
            </w:rPrChange>
          </w:rPr>
          <w:t>cmd_vel</w:t>
        </w:r>
        <w:proofErr w:type="spellEnd"/>
        <w:r w:rsidRPr="00927801">
          <w:rPr>
            <w:rFonts w:ascii="宋体" w:eastAsia="宋体" w:hAnsi="宋体" w:cs="宋体" w:hint="eastAsia"/>
            <w:color w:val="333333"/>
            <w:szCs w:val="21"/>
            <w:shd w:val="clear" w:color="auto" w:fill="FFFFFF"/>
            <w:rPrChange w:id="76" w:author="sun lanlan" w:date="2023-11-08T00:33:00Z">
              <w:rPr>
                <w:rFonts w:ascii="CIDFont+F1" w:hAnsi="CIDFont+F1" w:hint="eastAsia"/>
                <w:color w:val="000000"/>
                <w:sz w:val="24"/>
                <w:szCs w:val="24"/>
              </w:rPr>
            </w:rPrChange>
          </w:rPr>
          <w:t>”话题</w:t>
        </w:r>
      </w:ins>
      <w:ins w:id="77" w:author="sun lanlan" w:date="2023-11-08T00:34:00Z">
        <w:r>
          <w:rPr>
            <w:rFonts w:ascii="宋体" w:eastAsia="宋体" w:hAnsi="宋体" w:cs="宋体" w:hint="eastAsia"/>
            <w:color w:val="333333"/>
            <w:szCs w:val="21"/>
            <w:shd w:val="clear" w:color="auto" w:fill="FFFFFF"/>
          </w:rPr>
          <w:t>，来实现对小车舵机与电机的控制</w:t>
        </w:r>
      </w:ins>
      <w:ins w:id="78" w:author="sun lanlan" w:date="2023-11-08T00:33:00Z">
        <w:r w:rsidRPr="00927801">
          <w:rPr>
            <w:rFonts w:ascii="宋体" w:eastAsia="宋体" w:hAnsi="宋体" w:cs="宋体" w:hint="eastAsia"/>
            <w:color w:val="333333"/>
            <w:szCs w:val="21"/>
            <w:shd w:val="clear" w:color="auto" w:fill="FFFFFF"/>
            <w:rPrChange w:id="79" w:author="sun lanlan" w:date="2023-11-08T00:33:00Z">
              <w:rPr>
                <w:rFonts w:ascii="CIDFont+F1" w:hAnsi="CIDFont+F1" w:hint="eastAsia"/>
                <w:color w:val="000000"/>
                <w:sz w:val="24"/>
                <w:szCs w:val="24"/>
              </w:rPr>
            </w:rPrChange>
          </w:rPr>
          <w:t>。</w:t>
        </w:r>
      </w:ins>
      <w:del w:id="80" w:author="sun lanlan" w:date="2023-11-08T00:33:00Z">
        <w:r w:rsidDel="00927801">
          <w:rPr>
            <w:rFonts w:ascii="宋体" w:eastAsia="宋体" w:hAnsi="宋体" w:cs="宋体" w:hint="eastAsia"/>
            <w:color w:val="333333"/>
            <w:szCs w:val="21"/>
            <w:shd w:val="clear" w:color="auto" w:fill="FFFFFF"/>
          </w:rPr>
          <w:delText>利用laser_filters功能包，对雷达数据进行处理，得到需要的滤波后的雷达数据。</w:delText>
        </w:r>
      </w:del>
    </w:p>
    <w:p w14:paraId="5365D068" w14:textId="77777777" w:rsidR="00927801" w:rsidRDefault="00927801">
      <w:pPr>
        <w:ind w:firstLineChars="200" w:firstLine="420"/>
        <w:jc w:val="left"/>
        <w:rPr>
          <w:ins w:id="81" w:author="sun lanlan" w:date="2023-11-08T00:33:00Z"/>
          <w:rFonts w:ascii="宋体" w:eastAsia="宋体" w:hAnsi="宋体" w:cs="宋体"/>
          <w:color w:val="333333"/>
          <w:szCs w:val="21"/>
          <w:shd w:val="clear" w:color="auto" w:fill="FFFFFF"/>
        </w:rPr>
      </w:pPr>
    </w:p>
    <w:p w14:paraId="4E029CC3" w14:textId="77777777" w:rsidR="000B6B6B" w:rsidRDefault="00000000">
      <w:pPr>
        <w:ind w:left="261"/>
        <w:jc w:val="left"/>
        <w:outlineLvl w:val="3"/>
        <w:rPr>
          <w:b/>
          <w:sz w:val="32"/>
        </w:rPr>
      </w:pPr>
      <w:r>
        <w:rPr>
          <w:b/>
          <w:sz w:val="32"/>
        </w:rPr>
        <w:t>实验步骤：</w:t>
      </w:r>
    </w:p>
    <w:p w14:paraId="5544B6CF" w14:textId="0F40A40F" w:rsidR="000B6B6B" w:rsidDel="00927801" w:rsidRDefault="00000000">
      <w:pPr>
        <w:ind w:left="210" w:right="210"/>
        <w:jc w:val="left"/>
        <w:rPr>
          <w:del w:id="82" w:author="sun lanlan" w:date="2023-11-08T00:36:00Z"/>
          <w:rFonts w:ascii="宋体" w:eastAsia="宋体" w:hAnsi="宋体" w:cs="宋体"/>
          <w:b/>
          <w:bCs/>
          <w:color w:val="333333"/>
        </w:rPr>
      </w:pPr>
      <w:r>
        <w:rPr>
          <w:rFonts w:ascii="宋体" w:eastAsia="宋体" w:hAnsi="宋体" w:cs="宋体" w:hint="eastAsia"/>
          <w:b/>
          <w:bCs/>
          <w:color w:val="333333"/>
        </w:rPr>
        <w:t xml:space="preserve">&lt;1&gt; </w:t>
      </w:r>
      <w:ins w:id="83" w:author="sun lanlan" w:date="2023-11-08T00:36:00Z">
        <w:r w:rsidR="00927801" w:rsidRPr="00927801">
          <w:rPr>
            <w:rFonts w:ascii="宋体" w:eastAsia="宋体" w:hAnsi="宋体" w:cs="宋体" w:hint="eastAsia"/>
            <w:b/>
            <w:bCs/>
            <w:color w:val="333333"/>
          </w:rPr>
          <w:t>启动车</w:t>
        </w:r>
      </w:ins>
      <w:del w:id="84" w:author="sun lanlan" w:date="2023-11-08T00:36:00Z">
        <w:r w:rsidDel="00927801">
          <w:rPr>
            <w:rFonts w:ascii="宋体" w:eastAsia="宋体" w:hAnsi="宋体" w:cs="宋体" w:hint="eastAsia"/>
            <w:b/>
            <w:bCs/>
            <w:color w:val="333333"/>
          </w:rPr>
          <w:delText>启动雷达，并获取雷达数据(需要先编译我的功能包，并加入环境变量)</w:delText>
        </w:r>
      </w:del>
    </w:p>
    <w:p w14:paraId="48261876" w14:textId="77777777" w:rsidR="000B6B6B" w:rsidRDefault="00000000" w:rsidP="00927801">
      <w:pPr>
        <w:jc w:val="left"/>
        <w:rPr>
          <w:rFonts w:ascii="Arial"/>
          <w:sz w:val="20"/>
        </w:rPr>
      </w:pPr>
      <w:r>
        <w:rPr>
          <w:rFonts w:ascii="Arial"/>
          <w:noProof/>
          <w:sz w:val="20"/>
        </w:rPr>
        <mc:AlternateContent>
          <mc:Choice Requires="wps">
            <w:drawing>
              <wp:inline distT="0" distB="0" distL="114300" distR="114300" wp14:anchorId="3BBB65B7" wp14:editId="1F39EA83">
                <wp:extent cx="5461635" cy="309245"/>
                <wp:effectExtent l="4445" t="4445" r="5080" b="6350"/>
                <wp:docPr id="21" name="文本框 21"/>
                <wp:cNvGraphicFramePr/>
                <a:graphic xmlns:a="http://schemas.openxmlformats.org/drawingml/2006/main">
                  <a:graphicData uri="http://schemas.microsoft.com/office/word/2010/wordprocessingShape">
                    <wps:wsp>
                      <wps:cNvSpPr txBox="1"/>
                      <wps:spPr>
                        <a:xfrm>
                          <a:off x="0" y="0"/>
                          <a:ext cx="5461635" cy="309245"/>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2F43D222" w14:textId="391FD932" w:rsidR="000B6B6B" w:rsidRDefault="00927801">
                            <w:pPr>
                              <w:spacing w:before="132"/>
                              <w:ind w:left="140"/>
                              <w:jc w:val="left"/>
                              <w:rPr>
                                <w:rFonts w:ascii="Consolas"/>
                                <w:sz w:val="18"/>
                              </w:rPr>
                            </w:pPr>
                            <w:proofErr w:type="spellStart"/>
                            <w:ins w:id="85" w:author="sun lanlan" w:date="2023-11-08T00:36:00Z">
                              <w:r w:rsidRPr="00927801">
                                <w:rPr>
                                  <w:rFonts w:ascii="Consolas"/>
                                  <w:color w:val="333333"/>
                                  <w:sz w:val="18"/>
                                </w:rPr>
                                <w:t>roslaunch</w:t>
                              </w:r>
                              <w:proofErr w:type="spellEnd"/>
                              <w:r w:rsidRPr="00927801">
                                <w:rPr>
                                  <w:rFonts w:ascii="Consolas"/>
                                  <w:color w:val="333333"/>
                                  <w:sz w:val="18"/>
                                </w:rPr>
                                <w:t xml:space="preserve"> racecar </w:t>
                              </w:r>
                              <w:proofErr w:type="spellStart"/>
                              <w:r w:rsidRPr="00927801">
                                <w:rPr>
                                  <w:rFonts w:ascii="Consolas"/>
                                  <w:color w:val="333333"/>
                                  <w:sz w:val="18"/>
                                </w:rPr>
                                <w:t>Run_</w:t>
                              </w:r>
                              <w:proofErr w:type="gramStart"/>
                              <w:r w:rsidRPr="00927801">
                                <w:rPr>
                                  <w:rFonts w:ascii="Consolas"/>
                                  <w:color w:val="333333"/>
                                  <w:sz w:val="18"/>
                                </w:rPr>
                                <w:t>car.launch</w:t>
                              </w:r>
                            </w:ins>
                            <w:proofErr w:type="spellEnd"/>
                            <w:proofErr w:type="gramEnd"/>
                            <w:del w:id="86" w:author="sun lanlan" w:date="2023-11-08T00:36:00Z">
                              <w:r w:rsidDel="00927801">
                                <w:rPr>
                                  <w:rFonts w:ascii="Consolas"/>
                                  <w:color w:val="333333"/>
                                  <w:sz w:val="18"/>
                                </w:rPr>
                                <w:delText xml:space="preserve">$ </w:delText>
                              </w:r>
                              <w:r w:rsidDel="00927801">
                                <w:rPr>
                                  <w:rFonts w:ascii="Consolas" w:hint="eastAsia"/>
                                  <w:color w:val="333333"/>
                                  <w:sz w:val="18"/>
                                </w:rPr>
                                <w:delText>roslaunch ls0lb_v2 ls01b_v2.launch</w:delText>
                              </w:r>
                            </w:del>
                          </w:p>
                        </w:txbxContent>
                      </wps:txbx>
                      <wps:bodyPr lIns="0" tIns="0" rIns="0" bIns="0" upright="1"/>
                    </wps:wsp>
                  </a:graphicData>
                </a:graphic>
              </wp:inline>
            </w:drawing>
          </mc:Choice>
          <mc:Fallback>
            <w:pict>
              <v:shapetype w14:anchorId="3BBB65B7" id="_x0000_t202" coordsize="21600,21600" o:spt="202" path="m,l,21600r21600,l21600,xe">
                <v:stroke joinstyle="miter"/>
                <v:path gradientshapeok="t" o:connecttype="rect"/>
              </v:shapetype>
              <v:shape id="文本框 21" o:spid="_x0000_s1026" type="#_x0000_t202" style="width:430.0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" fillcolor="#f8f8f8" strokecolor="#ccc" strokeweight=".72pt">
                <v:textbox inset="0,0,0,0">
                  <w:txbxContent>
                    <w:p w14:paraId="2F43D222" w14:textId="391FD932" w:rsidR="000B6B6B" w:rsidRDefault="00927801">
                      <w:pPr>
                        <w:spacing w:before="132"/>
                        <w:ind w:left="140"/>
                        <w:jc w:val="left"/>
                        <w:rPr>
                          <w:rFonts w:ascii="Consolas"/>
                          <w:sz w:val="18"/>
                        </w:rPr>
                      </w:pPr>
                      <w:proofErr w:type="spellStart"/>
                      <w:ins w:id="87" w:author="sun lanlan" w:date="2023-11-08T00:36:00Z">
                        <w:r w:rsidRPr="00927801">
                          <w:rPr>
                            <w:rFonts w:ascii="Consolas"/>
                            <w:color w:val="333333"/>
                            <w:sz w:val="18"/>
                          </w:rPr>
                          <w:t>roslaunch</w:t>
                        </w:r>
                        <w:proofErr w:type="spellEnd"/>
                        <w:r w:rsidRPr="00927801">
                          <w:rPr>
                            <w:rFonts w:ascii="Consolas"/>
                            <w:color w:val="333333"/>
                            <w:sz w:val="18"/>
                          </w:rPr>
                          <w:t xml:space="preserve"> racecar </w:t>
                        </w:r>
                        <w:proofErr w:type="spellStart"/>
                        <w:r w:rsidRPr="00927801">
                          <w:rPr>
                            <w:rFonts w:ascii="Consolas"/>
                            <w:color w:val="333333"/>
                            <w:sz w:val="18"/>
                          </w:rPr>
                          <w:t>Run_</w:t>
                        </w:r>
                        <w:proofErr w:type="gramStart"/>
                        <w:r w:rsidRPr="00927801">
                          <w:rPr>
                            <w:rFonts w:ascii="Consolas"/>
                            <w:color w:val="333333"/>
                            <w:sz w:val="18"/>
                          </w:rPr>
                          <w:t>car.launch</w:t>
                        </w:r>
                      </w:ins>
                      <w:proofErr w:type="spellEnd"/>
                      <w:proofErr w:type="gramEnd"/>
                      <w:del w:id="88" w:author="sun lanlan" w:date="2023-11-08T00:36:00Z">
                        <w:r w:rsidDel="00927801">
                          <w:rPr>
                            <w:rFonts w:ascii="Consolas"/>
                            <w:color w:val="333333"/>
                            <w:sz w:val="18"/>
                          </w:rPr>
                          <w:delText xml:space="preserve">$ </w:delText>
                        </w:r>
                        <w:r w:rsidDel="00927801">
                          <w:rPr>
                            <w:rFonts w:ascii="Consolas" w:hint="eastAsia"/>
                            <w:color w:val="333333"/>
                            <w:sz w:val="18"/>
                          </w:rPr>
                          <w:delText>roslaunch ls0lb_v2 ls01b_v2.launch</w:delText>
                        </w:r>
                      </w:del>
                    </w:p>
                  </w:txbxContent>
                </v:textbox>
                <w10:anchorlock/>
              </v:shape>
            </w:pict>
          </mc:Fallback>
        </mc:AlternateContent>
      </w:r>
    </w:p>
    <w:p w14:paraId="70CC879B" w14:textId="46F96F3D" w:rsidR="00927801" w:rsidRDefault="00927801">
      <w:pPr>
        <w:jc w:val="left"/>
        <w:rPr>
          <w:ins w:id="89" w:author="sun lanlan" w:date="2023-11-08T00:39:00Z"/>
          <w:rFonts w:ascii="宋体" w:eastAsia="宋体" w:hAnsi="宋体" w:cs="宋体"/>
          <w:b/>
          <w:bCs/>
          <w:color w:val="333333"/>
        </w:rPr>
      </w:pPr>
      <w:ins w:id="90" w:author="sun lanlan" w:date="2023-11-08T00:39:00Z">
        <w:r>
          <w:rPr>
            <w:rFonts w:ascii="宋体" w:eastAsia="宋体" w:hAnsi="宋体" w:cs="宋体" w:hint="eastAsia"/>
            <w:b/>
            <w:bCs/>
            <w:color w:val="333333"/>
          </w:rPr>
          <w:t>&lt;</w:t>
        </w:r>
      </w:ins>
      <w:ins w:id="91" w:author="sun lanlan" w:date="2023-11-08T00:40:00Z">
        <w:r>
          <w:rPr>
            <w:rFonts w:ascii="宋体" w:eastAsia="宋体" w:hAnsi="宋体" w:cs="宋体"/>
            <w:b/>
            <w:bCs/>
            <w:color w:val="333333"/>
          </w:rPr>
          <w:t>2</w:t>
        </w:r>
      </w:ins>
      <w:ins w:id="92" w:author="sun lanlan" w:date="2023-11-08T00:39:00Z">
        <w:r>
          <w:rPr>
            <w:rFonts w:ascii="宋体" w:eastAsia="宋体" w:hAnsi="宋体" w:cs="宋体" w:hint="eastAsia"/>
            <w:b/>
            <w:bCs/>
            <w:color w:val="333333"/>
          </w:rPr>
          <w:t xml:space="preserve">&gt; </w:t>
        </w:r>
      </w:ins>
      <w:ins w:id="93" w:author="sun lanlan" w:date="2023-11-08T00:40:00Z">
        <w:r w:rsidRPr="00927801">
          <w:rPr>
            <w:rFonts w:ascii="宋体" w:eastAsia="宋体" w:hAnsi="宋体" w:cs="宋体" w:hint="eastAsia"/>
            <w:b/>
            <w:bCs/>
            <w:color w:val="333333"/>
          </w:rPr>
          <w:t>启动键盘控制</w:t>
        </w:r>
      </w:ins>
    </w:p>
    <w:p w14:paraId="6ABA0A8A" w14:textId="13CE2572" w:rsidR="00927801" w:rsidRDefault="00927801">
      <w:pPr>
        <w:jc w:val="left"/>
        <w:rPr>
          <w:ins w:id="94" w:author="sun lanlan" w:date="2023-11-08T00:39:00Z"/>
          <w:rFonts w:ascii="宋体" w:eastAsia="宋体" w:hAnsi="宋体" w:cs="宋体"/>
          <w:b/>
          <w:bCs/>
          <w:color w:val="333333"/>
        </w:rPr>
      </w:pPr>
      <w:ins w:id="95" w:author="sun lanlan" w:date="2023-11-08T00:39:00Z">
        <w:r>
          <w:rPr>
            <w:rFonts w:ascii="Arial"/>
            <w:noProof/>
            <w:sz w:val="20"/>
          </w:rPr>
          <mc:AlternateContent>
            <mc:Choice Requires="wps">
              <w:drawing>
                <wp:inline distT="0" distB="0" distL="114300" distR="114300" wp14:anchorId="667F2F79" wp14:editId="20C3EA55">
                  <wp:extent cx="5274310" cy="639519"/>
                  <wp:effectExtent l="0" t="0" r="21590" b="27305"/>
                  <wp:docPr id="722079289" name="文本框 722079289"/>
                  <wp:cNvGraphicFramePr/>
                  <a:graphic xmlns:a="http://schemas.openxmlformats.org/drawingml/2006/main">
                    <a:graphicData uri="http://schemas.microsoft.com/office/word/2010/wordprocessingShape">
                      <wps:wsp>
                        <wps:cNvSpPr txBox="1"/>
                        <wps:spPr>
                          <a:xfrm>
                            <a:off x="0" y="0"/>
                            <a:ext cx="5274310" cy="639519"/>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614877DE" w14:textId="749E0788" w:rsidR="00927801" w:rsidRPr="00927801" w:rsidRDefault="00927801" w:rsidP="00927801">
                              <w:pPr>
                                <w:spacing w:before="132"/>
                                <w:ind w:left="140"/>
                                <w:jc w:val="left"/>
                                <w:rPr>
                                  <w:ins w:id="96" w:author="sun lanlan" w:date="2023-11-08T00:39:00Z"/>
                                  <w:rFonts w:ascii="Consolas"/>
                                  <w:color w:val="333333"/>
                                  <w:sz w:val="18"/>
                                </w:rPr>
                              </w:pPr>
                              <w:ins w:id="97" w:author="sun lanlan" w:date="2023-11-08T00:39:00Z">
                                <w:r w:rsidRPr="00927801">
                                  <w:rPr>
                                    <w:rFonts w:ascii="Consolas"/>
                                    <w:color w:val="333333"/>
                                    <w:sz w:val="18"/>
                                  </w:rPr>
                                  <w:t>cd racecar/</w:t>
                                </w:r>
                                <w:proofErr w:type="spellStart"/>
                                <w:r w:rsidRPr="00927801">
                                  <w:rPr>
                                    <w:rFonts w:ascii="Consolas"/>
                                    <w:color w:val="333333"/>
                                    <w:sz w:val="18"/>
                                  </w:rPr>
                                  <w:t>src</w:t>
                                </w:r>
                                <w:proofErr w:type="spellEnd"/>
                                <w:r w:rsidRPr="00927801">
                                  <w:rPr>
                                    <w:rFonts w:ascii="Consolas"/>
                                    <w:color w:val="333333"/>
                                    <w:sz w:val="18"/>
                                  </w:rPr>
                                  <w:t>/racecar/</w:t>
                                </w:r>
                                <w:proofErr w:type="spellStart"/>
                                <w:r w:rsidRPr="00927801">
                                  <w:rPr>
                                    <w:rFonts w:ascii="Consolas"/>
                                    <w:color w:val="333333"/>
                                    <w:sz w:val="18"/>
                                  </w:rPr>
                                  <w:t>src</w:t>
                                </w:r>
                                <w:proofErr w:type="spellEnd"/>
                              </w:ins>
                            </w:p>
                            <w:p w14:paraId="7C67AEFD" w14:textId="59229567" w:rsidR="00927801" w:rsidRDefault="00927801" w:rsidP="00927801">
                              <w:pPr>
                                <w:spacing w:before="132"/>
                                <w:ind w:left="140"/>
                                <w:jc w:val="left"/>
                                <w:rPr>
                                  <w:rFonts w:ascii="Consolas"/>
                                  <w:sz w:val="18"/>
                                </w:rPr>
                              </w:pPr>
                              <w:ins w:id="98" w:author="sun lanlan" w:date="2023-11-08T00:39:00Z">
                                <w:r w:rsidRPr="00927801">
                                  <w:rPr>
                                    <w:rFonts w:ascii="Consolas"/>
                                    <w:color w:val="333333"/>
                                    <w:sz w:val="18"/>
                                  </w:rPr>
                                  <w:t>python3 racecar_teleop.py</w:t>
                                </w:r>
                              </w:ins>
                              <w:del w:id="99" w:author="sun lanlan" w:date="2023-11-08T00:36:00Z">
                                <w:r w:rsidDel="00927801">
                                  <w:rPr>
                                    <w:rFonts w:ascii="Consolas"/>
                                    <w:color w:val="333333"/>
                                    <w:sz w:val="18"/>
                                  </w:rPr>
                                  <w:delText xml:space="preserve">$ </w:delText>
                                </w:r>
                                <w:r w:rsidDel="00927801">
                                  <w:rPr>
                                    <w:rFonts w:ascii="Consolas" w:hint="eastAsia"/>
                                    <w:color w:val="333333"/>
                                    <w:sz w:val="18"/>
                                  </w:rPr>
                                  <w:delText>roslaunch ls0lb_v2 ls01b_v2.launch</w:delText>
                                </w:r>
                              </w:del>
                            </w:p>
                          </w:txbxContent>
                        </wps:txbx>
                        <wps:bodyPr lIns="0" tIns="0" rIns="0" bIns="0" upright="1"/>
                      </wps:wsp>
                    </a:graphicData>
                  </a:graphic>
                </wp:inline>
              </w:drawing>
            </mc:Choice>
            <mc:Fallback>
              <w:pict>
                <v:shape w14:anchorId="667F2F79" id="文本框 722079289" o:spid="_x0000_s1027" type="#_x0000_t202" style="width:415.3pt;height:5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" fillcolor="#f8f8f8" strokecolor="#ccc" strokeweight=".72pt">
                  <v:textbox inset="0,0,0,0">
                    <w:txbxContent>
                      <w:p w14:paraId="614877DE" w14:textId="749E0788" w:rsidR="00927801" w:rsidRPr="00927801" w:rsidRDefault="00927801" w:rsidP="00927801">
                        <w:pPr>
                          <w:spacing w:before="132"/>
                          <w:ind w:left="140"/>
                          <w:jc w:val="left"/>
                          <w:rPr>
                            <w:ins w:id="100" w:author="sun lanlan" w:date="2023-11-08T00:39:00Z"/>
                            <w:rFonts w:ascii="Consolas"/>
                            <w:color w:val="333333"/>
                            <w:sz w:val="18"/>
                          </w:rPr>
                        </w:pPr>
                        <w:ins w:id="101" w:author="sun lanlan" w:date="2023-11-08T00:39:00Z">
                          <w:r w:rsidRPr="00927801">
                            <w:rPr>
                              <w:rFonts w:ascii="Consolas"/>
                              <w:color w:val="333333"/>
                              <w:sz w:val="18"/>
                            </w:rPr>
                            <w:t>cd racecar/</w:t>
                          </w:r>
                          <w:proofErr w:type="spellStart"/>
                          <w:r w:rsidRPr="00927801">
                            <w:rPr>
                              <w:rFonts w:ascii="Consolas"/>
                              <w:color w:val="333333"/>
                              <w:sz w:val="18"/>
                            </w:rPr>
                            <w:t>src</w:t>
                          </w:r>
                          <w:proofErr w:type="spellEnd"/>
                          <w:r w:rsidRPr="00927801">
                            <w:rPr>
                              <w:rFonts w:ascii="Consolas"/>
                              <w:color w:val="333333"/>
                              <w:sz w:val="18"/>
                            </w:rPr>
                            <w:t>/racecar/</w:t>
                          </w:r>
                          <w:proofErr w:type="spellStart"/>
                          <w:r w:rsidRPr="00927801">
                            <w:rPr>
                              <w:rFonts w:ascii="Consolas"/>
                              <w:color w:val="333333"/>
                              <w:sz w:val="18"/>
                            </w:rPr>
                            <w:t>src</w:t>
                          </w:r>
                          <w:proofErr w:type="spellEnd"/>
                        </w:ins>
                      </w:p>
                      <w:p w14:paraId="7C67AEFD" w14:textId="59229567" w:rsidR="00927801" w:rsidRDefault="00927801" w:rsidP="00927801">
                        <w:pPr>
                          <w:spacing w:before="132"/>
                          <w:ind w:left="140"/>
                          <w:jc w:val="left"/>
                          <w:rPr>
                            <w:rFonts w:ascii="Consolas"/>
                            <w:sz w:val="18"/>
                          </w:rPr>
                        </w:pPr>
                        <w:ins w:id="102" w:author="sun lanlan" w:date="2023-11-08T00:39:00Z">
                          <w:r w:rsidRPr="00927801">
                            <w:rPr>
                              <w:rFonts w:ascii="Consolas"/>
                              <w:color w:val="333333"/>
                              <w:sz w:val="18"/>
                            </w:rPr>
                            <w:t>python3 racecar_teleop.py</w:t>
                          </w:r>
                        </w:ins>
                        <w:del w:id="103" w:author="sun lanlan" w:date="2023-11-08T00:36:00Z">
                          <w:r w:rsidDel="00927801">
                            <w:rPr>
                              <w:rFonts w:ascii="Consolas"/>
                              <w:color w:val="333333"/>
                              <w:sz w:val="18"/>
                            </w:rPr>
                            <w:delText xml:space="preserve">$ </w:delText>
                          </w:r>
                          <w:r w:rsidDel="00927801">
                            <w:rPr>
                              <w:rFonts w:ascii="Consolas" w:hint="eastAsia"/>
                              <w:color w:val="333333"/>
                              <w:sz w:val="18"/>
                            </w:rPr>
                            <w:delText>roslaunch ls0lb_v2 ls01b_v2.launch</w:delText>
                          </w:r>
                        </w:del>
                      </w:p>
                    </w:txbxContent>
                  </v:textbox>
                  <w10:anchorlock/>
                </v:shape>
              </w:pict>
            </mc:Fallback>
          </mc:AlternateContent>
        </w:r>
      </w:ins>
    </w:p>
    <w:p w14:paraId="78854AF8" w14:textId="133B9B96" w:rsidR="000B6B6B" w:rsidRPr="00927801" w:rsidDel="00927801" w:rsidRDefault="00927801">
      <w:pPr>
        <w:pStyle w:val="a3"/>
        <w:ind w:left="104" w:firstLineChars="200" w:firstLine="422"/>
        <w:rPr>
          <w:del w:id="104" w:author="sun lanlan" w:date="2023-11-08T00:37:00Z"/>
          <w:b/>
          <w:bCs/>
          <w:color w:val="333333"/>
          <w:rPrChange w:id="105" w:author="sun lanlan" w:date="2023-11-08T00:39:00Z">
            <w:rPr>
              <w:del w:id="106" w:author="sun lanlan" w:date="2023-11-08T00:37:00Z"/>
              <w:color w:val="333333"/>
              <w:shd w:val="clear" w:color="auto" w:fill="FFFFFF"/>
            </w:rPr>
          </w:rPrChange>
        </w:rPr>
      </w:pPr>
      <w:ins w:id="107" w:author="sun lanlan" w:date="2023-11-08T00:37:00Z">
        <w:r w:rsidRPr="00927801">
          <w:rPr>
            <w:rFonts w:hint="eastAsia"/>
            <w:b/>
            <w:bCs/>
            <w:color w:val="333333"/>
            <w:rPrChange w:id="108" w:author="sun lanlan" w:date="2023-11-08T00:39:00Z">
              <w:rPr>
                <w:rFonts w:hint="eastAsia"/>
                <w:color w:val="333333"/>
                <w:shd w:val="clear" w:color="auto" w:fill="FFFFFF"/>
              </w:rPr>
            </w:rPrChange>
          </w:rPr>
          <w:t>具体控制方法如下：</w:t>
        </w:r>
      </w:ins>
      <w:del w:id="109" w:author="sun lanlan" w:date="2023-11-08T00:37:00Z">
        <w:r w:rsidRPr="00927801" w:rsidDel="00927801">
          <w:rPr>
            <w:rFonts w:hint="eastAsia"/>
            <w:b/>
            <w:bCs/>
            <w:color w:val="333333"/>
            <w:rPrChange w:id="110" w:author="sun lanlan" w:date="2023-11-08T00:39:00Z">
              <w:rPr>
                <w:rFonts w:hint="eastAsia"/>
                <w:color w:val="333333"/>
                <w:shd w:val="clear" w:color="auto" w:fill="FFFFFF"/>
              </w:rPr>
            </w:rPrChange>
          </w:rPr>
          <w:delText>启动后的效果如下图所示，这个时候就启动了雷达节点和滤波节点，具体为什么会启动，已经如何配置</w:delText>
        </w:r>
        <w:r w:rsidRPr="00927801" w:rsidDel="00927801">
          <w:rPr>
            <w:b/>
            <w:bCs/>
            <w:color w:val="333333"/>
            <w:rPrChange w:id="111" w:author="sun lanlan" w:date="2023-11-08T00:39:00Z">
              <w:rPr>
                <w:color w:val="333333"/>
                <w:shd w:val="clear" w:color="auto" w:fill="FFFFFF"/>
              </w:rPr>
            </w:rPrChange>
          </w:rPr>
          <w:delText>launch文件里那些参数，后面会讲到。首先我们先来看一下雷达的原始数据，分析一下雷达数据结构。</w:delText>
        </w:r>
      </w:del>
    </w:p>
    <w:p w14:paraId="2C99FFB6" w14:textId="5DC12FE2" w:rsidR="000B6B6B" w:rsidRPr="00927801" w:rsidRDefault="00000000">
      <w:pPr>
        <w:jc w:val="left"/>
        <w:rPr>
          <w:ins w:id="112" w:author="sun lanlan" w:date="2023-11-08T00:37:00Z"/>
          <w:rFonts w:ascii="宋体" w:eastAsia="宋体" w:hAnsi="宋体" w:cs="宋体"/>
          <w:b/>
          <w:bCs/>
          <w:color w:val="333333"/>
          <w:rPrChange w:id="113" w:author="sun lanlan" w:date="2023-11-08T00:39:00Z">
            <w:rPr>
              <w:ins w:id="114" w:author="sun lanlan" w:date="2023-11-08T00:37:00Z"/>
            </w:rPr>
          </w:rPrChange>
        </w:rPr>
      </w:pPr>
      <w:del w:id="115" w:author="sun lanlan" w:date="2023-11-08T00:37:00Z">
        <w:r w:rsidRPr="00927801" w:rsidDel="00927801">
          <w:rPr>
            <w:rFonts w:ascii="宋体" w:eastAsia="宋体" w:hAnsi="宋体" w:cs="宋体"/>
            <w:b/>
            <w:bCs/>
            <w:noProof/>
            <w:color w:val="333333"/>
            <w:rPrChange w:id="116" w:author="sun lanlan" w:date="2023-11-08T00:39:00Z">
              <w:rPr>
                <w:noProof/>
              </w:rPr>
            </w:rPrChange>
          </w:rPr>
          <w:drawing>
            <wp:inline distT="0" distB="0" distL="114300" distR="114300" wp14:anchorId="0BE6580B" wp14:editId="6D5BE2EF">
              <wp:extent cx="2620645" cy="1707515"/>
              <wp:effectExtent l="0" t="0" r="63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8"/>
                      <a:stretch>
                        <a:fillRect/>
                      </a:stretch>
                    </pic:blipFill>
                    <pic:spPr>
                      <a:xfrm>
                        <a:off x="0" y="0"/>
                        <a:ext cx="2620645" cy="1707515"/>
                      </a:xfrm>
                      <a:prstGeom prst="rect">
                        <a:avLst/>
                      </a:prstGeom>
                      <a:noFill/>
                      <a:ln>
                        <a:noFill/>
                      </a:ln>
                    </pic:spPr>
                  </pic:pic>
                </a:graphicData>
              </a:graphic>
            </wp:inline>
          </w:drawing>
        </w:r>
        <w:r w:rsidRPr="00927801" w:rsidDel="00927801">
          <w:rPr>
            <w:rFonts w:ascii="宋体" w:eastAsia="宋体" w:hAnsi="宋体" w:cs="宋体"/>
            <w:b/>
            <w:bCs/>
            <w:noProof/>
            <w:color w:val="333333"/>
            <w:rPrChange w:id="117" w:author="sun lanlan" w:date="2023-11-08T00:39:00Z">
              <w:rPr>
                <w:noProof/>
              </w:rPr>
            </w:rPrChange>
          </w:rPr>
          <w:drawing>
            <wp:inline distT="0" distB="0" distL="114300" distR="114300" wp14:anchorId="2038D6CD" wp14:editId="5756D80D">
              <wp:extent cx="2611755" cy="172085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
                      <a:stretch>
                        <a:fillRect/>
                      </a:stretch>
                    </pic:blipFill>
                    <pic:spPr>
                      <a:xfrm>
                        <a:off x="0" y="0"/>
                        <a:ext cx="2611755" cy="1720850"/>
                      </a:xfrm>
                      <a:prstGeom prst="rect">
                        <a:avLst/>
                      </a:prstGeom>
                      <a:noFill/>
                      <a:ln>
                        <a:noFill/>
                      </a:ln>
                    </pic:spPr>
                  </pic:pic>
                </a:graphicData>
              </a:graphic>
            </wp:inline>
          </w:drawing>
        </w:r>
      </w:del>
    </w:p>
    <w:p w14:paraId="67D5394D" w14:textId="6EE4CCD7" w:rsidR="00927801" w:rsidRPr="00927801" w:rsidRDefault="00927801" w:rsidP="00927801">
      <w:pPr>
        <w:jc w:val="left"/>
        <w:rPr>
          <w:ins w:id="118" w:author="sun lanlan" w:date="2023-11-08T00:37:00Z"/>
          <w:rFonts w:ascii="宋体" w:eastAsia="宋体" w:hAnsi="宋体" w:cs="宋体"/>
          <w:b/>
          <w:bCs/>
          <w:color w:val="333333"/>
          <w:rPrChange w:id="119" w:author="sun lanlan" w:date="2023-11-08T00:39:00Z">
            <w:rPr>
              <w:ins w:id="120" w:author="sun lanlan" w:date="2023-11-08T00:37:00Z"/>
            </w:rPr>
          </w:rPrChange>
        </w:rPr>
      </w:pPr>
      <w:ins w:id="121" w:author="sun lanlan" w:date="2023-11-08T00:37:00Z">
        <w:r w:rsidRPr="00927801">
          <w:rPr>
            <w:rFonts w:ascii="宋体" w:eastAsia="宋体" w:hAnsi="宋体" w:cs="宋体" w:hint="eastAsia"/>
            <w:b/>
            <w:bCs/>
            <w:color w:val="333333"/>
            <w:rPrChange w:id="122" w:author="sun lanlan" w:date="2023-11-08T00:39:00Z">
              <w:rPr>
                <w:rFonts w:hint="eastAsia"/>
              </w:rPr>
            </w:rPrChange>
          </w:rPr>
          <w:t>加减速为</w:t>
        </w:r>
        <w:r w:rsidRPr="00927801">
          <w:rPr>
            <w:rFonts w:ascii="宋体" w:eastAsia="宋体" w:hAnsi="宋体" w:cs="宋体"/>
            <w:b/>
            <w:bCs/>
            <w:color w:val="333333"/>
            <w:rPrChange w:id="123" w:author="sun lanlan" w:date="2023-11-08T00:39:00Z">
              <w:rPr/>
            </w:rPrChange>
          </w:rPr>
          <w:t xml:space="preserve"> W，S.</w:t>
        </w:r>
      </w:ins>
    </w:p>
    <w:p w14:paraId="71D7930D" w14:textId="77777777" w:rsidR="00927801" w:rsidRPr="00927801" w:rsidRDefault="00927801" w:rsidP="00927801">
      <w:pPr>
        <w:jc w:val="left"/>
        <w:rPr>
          <w:ins w:id="124" w:author="sun lanlan" w:date="2023-11-08T00:37:00Z"/>
          <w:rFonts w:ascii="宋体" w:eastAsia="宋体" w:hAnsi="宋体" w:cs="宋体"/>
          <w:b/>
          <w:bCs/>
          <w:color w:val="333333"/>
          <w:rPrChange w:id="125" w:author="sun lanlan" w:date="2023-11-08T00:39:00Z">
            <w:rPr>
              <w:ins w:id="126" w:author="sun lanlan" w:date="2023-11-08T00:37:00Z"/>
            </w:rPr>
          </w:rPrChange>
        </w:rPr>
      </w:pPr>
      <w:ins w:id="127" w:author="sun lanlan" w:date="2023-11-08T00:37:00Z">
        <w:r w:rsidRPr="00927801">
          <w:rPr>
            <w:rFonts w:ascii="宋体" w:eastAsia="宋体" w:hAnsi="宋体" w:cs="宋体"/>
            <w:b/>
            <w:bCs/>
            <w:color w:val="333333"/>
            <w:rPrChange w:id="128" w:author="sun lanlan" w:date="2023-11-08T00:39:00Z">
              <w:rPr/>
            </w:rPrChange>
          </w:rPr>
          <w:t>U：</w:t>
        </w:r>
        <w:proofErr w:type="gramStart"/>
        <w:r w:rsidRPr="00927801">
          <w:rPr>
            <w:rFonts w:ascii="宋体" w:eastAsia="宋体" w:hAnsi="宋体" w:cs="宋体"/>
            <w:b/>
            <w:bCs/>
            <w:color w:val="333333"/>
            <w:rPrChange w:id="129" w:author="sun lanlan" w:date="2023-11-08T00:39:00Z">
              <w:rPr/>
            </w:rPrChange>
          </w:rPr>
          <w:t>向左转向并前进</w:t>
        </w:r>
        <w:proofErr w:type="gramEnd"/>
      </w:ins>
    </w:p>
    <w:p w14:paraId="76315739" w14:textId="77777777" w:rsidR="00927801" w:rsidRPr="00927801" w:rsidRDefault="00927801" w:rsidP="00927801">
      <w:pPr>
        <w:jc w:val="left"/>
        <w:rPr>
          <w:ins w:id="130" w:author="sun lanlan" w:date="2023-11-08T00:37:00Z"/>
          <w:rFonts w:ascii="宋体" w:eastAsia="宋体" w:hAnsi="宋体" w:cs="宋体"/>
          <w:b/>
          <w:bCs/>
          <w:color w:val="333333"/>
          <w:rPrChange w:id="131" w:author="sun lanlan" w:date="2023-11-08T00:39:00Z">
            <w:rPr>
              <w:ins w:id="132" w:author="sun lanlan" w:date="2023-11-08T00:37:00Z"/>
            </w:rPr>
          </w:rPrChange>
        </w:rPr>
      </w:pPr>
      <w:ins w:id="133" w:author="sun lanlan" w:date="2023-11-08T00:37:00Z">
        <w:r w:rsidRPr="00927801">
          <w:rPr>
            <w:rFonts w:ascii="宋体" w:eastAsia="宋体" w:hAnsi="宋体" w:cs="宋体"/>
            <w:b/>
            <w:bCs/>
            <w:color w:val="333333"/>
            <w:rPrChange w:id="134" w:author="sun lanlan" w:date="2023-11-08T00:39:00Z">
              <w:rPr/>
            </w:rPrChange>
          </w:rPr>
          <w:t>I：前进</w:t>
        </w:r>
      </w:ins>
    </w:p>
    <w:p w14:paraId="5DEC2F80" w14:textId="77777777" w:rsidR="00927801" w:rsidRPr="00927801" w:rsidRDefault="00927801" w:rsidP="00927801">
      <w:pPr>
        <w:jc w:val="left"/>
        <w:rPr>
          <w:ins w:id="135" w:author="sun lanlan" w:date="2023-11-08T00:37:00Z"/>
          <w:rFonts w:ascii="宋体" w:eastAsia="宋体" w:hAnsi="宋体" w:cs="宋体"/>
          <w:b/>
          <w:bCs/>
          <w:color w:val="333333"/>
          <w:rPrChange w:id="136" w:author="sun lanlan" w:date="2023-11-08T00:39:00Z">
            <w:rPr>
              <w:ins w:id="137" w:author="sun lanlan" w:date="2023-11-08T00:37:00Z"/>
            </w:rPr>
          </w:rPrChange>
        </w:rPr>
      </w:pPr>
      <w:ins w:id="138" w:author="sun lanlan" w:date="2023-11-08T00:37:00Z">
        <w:r w:rsidRPr="00927801">
          <w:rPr>
            <w:rFonts w:ascii="宋体" w:eastAsia="宋体" w:hAnsi="宋体" w:cs="宋体"/>
            <w:b/>
            <w:bCs/>
            <w:color w:val="333333"/>
            <w:rPrChange w:id="139" w:author="sun lanlan" w:date="2023-11-08T00:39:00Z">
              <w:rPr/>
            </w:rPrChange>
          </w:rPr>
          <w:t>O：</w:t>
        </w:r>
        <w:proofErr w:type="gramStart"/>
        <w:r w:rsidRPr="00927801">
          <w:rPr>
            <w:rFonts w:ascii="宋体" w:eastAsia="宋体" w:hAnsi="宋体" w:cs="宋体"/>
            <w:b/>
            <w:bCs/>
            <w:color w:val="333333"/>
            <w:rPrChange w:id="140" w:author="sun lanlan" w:date="2023-11-08T00:39:00Z">
              <w:rPr/>
            </w:rPrChange>
          </w:rPr>
          <w:t>向右转向并前进</w:t>
        </w:r>
        <w:proofErr w:type="gramEnd"/>
      </w:ins>
    </w:p>
    <w:p w14:paraId="48E71CD6" w14:textId="77777777" w:rsidR="00927801" w:rsidRPr="00927801" w:rsidRDefault="00927801" w:rsidP="00927801">
      <w:pPr>
        <w:jc w:val="left"/>
        <w:rPr>
          <w:ins w:id="141" w:author="sun lanlan" w:date="2023-11-08T00:37:00Z"/>
          <w:rFonts w:ascii="宋体" w:eastAsia="宋体" w:hAnsi="宋体" w:cs="宋体"/>
          <w:b/>
          <w:bCs/>
          <w:color w:val="333333"/>
          <w:rPrChange w:id="142" w:author="sun lanlan" w:date="2023-11-08T00:39:00Z">
            <w:rPr>
              <w:ins w:id="143" w:author="sun lanlan" w:date="2023-11-08T00:37:00Z"/>
            </w:rPr>
          </w:rPrChange>
        </w:rPr>
      </w:pPr>
      <w:ins w:id="144" w:author="sun lanlan" w:date="2023-11-08T00:37:00Z">
        <w:r w:rsidRPr="00927801">
          <w:rPr>
            <w:rFonts w:ascii="宋体" w:eastAsia="宋体" w:hAnsi="宋体" w:cs="宋体"/>
            <w:b/>
            <w:bCs/>
            <w:color w:val="333333"/>
            <w:rPrChange w:id="145" w:author="sun lanlan" w:date="2023-11-08T00:39:00Z">
              <w:rPr/>
            </w:rPrChange>
          </w:rPr>
          <w:t>J：左转</w:t>
        </w:r>
      </w:ins>
    </w:p>
    <w:p w14:paraId="654A27B0" w14:textId="77777777" w:rsidR="00927801" w:rsidRPr="00927801" w:rsidRDefault="00927801" w:rsidP="00927801">
      <w:pPr>
        <w:jc w:val="left"/>
        <w:rPr>
          <w:ins w:id="146" w:author="sun lanlan" w:date="2023-11-08T00:37:00Z"/>
          <w:rFonts w:ascii="宋体" w:eastAsia="宋体" w:hAnsi="宋体" w:cs="宋体"/>
          <w:b/>
          <w:bCs/>
          <w:color w:val="333333"/>
          <w:rPrChange w:id="147" w:author="sun lanlan" w:date="2023-11-08T00:39:00Z">
            <w:rPr>
              <w:ins w:id="148" w:author="sun lanlan" w:date="2023-11-08T00:37:00Z"/>
            </w:rPr>
          </w:rPrChange>
        </w:rPr>
      </w:pPr>
      <w:ins w:id="149" w:author="sun lanlan" w:date="2023-11-08T00:37:00Z">
        <w:r w:rsidRPr="00927801">
          <w:rPr>
            <w:rFonts w:ascii="宋体" w:eastAsia="宋体" w:hAnsi="宋体" w:cs="宋体"/>
            <w:b/>
            <w:bCs/>
            <w:color w:val="333333"/>
            <w:rPrChange w:id="150" w:author="sun lanlan" w:date="2023-11-08T00:39:00Z">
              <w:rPr/>
            </w:rPrChange>
          </w:rPr>
          <w:t>K：停止</w:t>
        </w:r>
      </w:ins>
    </w:p>
    <w:p w14:paraId="2B5815B2" w14:textId="68E184FE" w:rsidR="00927801" w:rsidRPr="00927801" w:rsidRDefault="00927801" w:rsidP="00927801">
      <w:pPr>
        <w:jc w:val="left"/>
        <w:rPr>
          <w:rFonts w:ascii="宋体" w:eastAsia="宋体" w:hAnsi="宋体" w:cs="宋体"/>
          <w:b/>
          <w:bCs/>
          <w:color w:val="333333"/>
          <w:rPrChange w:id="151" w:author="sun lanlan" w:date="2023-11-08T00:39:00Z">
            <w:rPr/>
          </w:rPrChange>
        </w:rPr>
      </w:pPr>
      <w:ins w:id="152" w:author="sun lanlan" w:date="2023-11-08T00:37:00Z">
        <w:r w:rsidRPr="00927801">
          <w:rPr>
            <w:rFonts w:ascii="宋体" w:eastAsia="宋体" w:hAnsi="宋体" w:cs="宋体"/>
            <w:b/>
            <w:bCs/>
            <w:color w:val="333333"/>
            <w:rPrChange w:id="153" w:author="sun lanlan" w:date="2023-11-08T00:39:00Z">
              <w:rPr/>
            </w:rPrChange>
          </w:rPr>
          <w:t>L：右转</w:t>
        </w:r>
      </w:ins>
    </w:p>
    <w:p w14:paraId="2AF3A716" w14:textId="77777777" w:rsidR="000B6B6B" w:rsidRDefault="000B6B6B">
      <w:pPr>
        <w:jc w:val="left"/>
      </w:pPr>
    </w:p>
    <w:p w14:paraId="605DB2C9" w14:textId="2321AA0A" w:rsidR="000B6B6B" w:rsidDel="00927801" w:rsidRDefault="00000000">
      <w:pPr>
        <w:jc w:val="left"/>
        <w:rPr>
          <w:del w:id="154" w:author="sun lanlan" w:date="2023-11-08T00:40:00Z"/>
        </w:rPr>
      </w:pPr>
      <w:r>
        <w:rPr>
          <w:rFonts w:ascii="宋体" w:eastAsia="宋体" w:hAnsi="宋体" w:cs="宋体" w:hint="eastAsia"/>
          <w:b/>
          <w:bCs/>
          <w:color w:val="333333"/>
        </w:rPr>
        <w:t>&lt;</w:t>
      </w:r>
      <w:del w:id="155" w:author="sun lanlan" w:date="2023-11-08T00:40:00Z">
        <w:r w:rsidDel="00927801">
          <w:rPr>
            <w:rFonts w:ascii="宋体" w:eastAsia="宋体" w:hAnsi="宋体" w:cs="宋体" w:hint="eastAsia"/>
            <w:b/>
            <w:bCs/>
            <w:color w:val="333333"/>
          </w:rPr>
          <w:delText>2</w:delText>
        </w:r>
      </w:del>
      <w:ins w:id="156" w:author="sun lanlan" w:date="2023-11-08T00:40:00Z">
        <w:r w:rsidR="00927801">
          <w:rPr>
            <w:rFonts w:ascii="宋体" w:eastAsia="宋体" w:hAnsi="宋体" w:cs="宋体"/>
            <w:b/>
            <w:bCs/>
            <w:color w:val="333333"/>
          </w:rPr>
          <w:t>3</w:t>
        </w:r>
      </w:ins>
      <w:r>
        <w:rPr>
          <w:rFonts w:ascii="宋体" w:eastAsia="宋体" w:hAnsi="宋体" w:cs="宋体" w:hint="eastAsia"/>
          <w:b/>
          <w:bCs/>
          <w:color w:val="333333"/>
        </w:rPr>
        <w:t xml:space="preserve">&gt; </w:t>
      </w:r>
      <w:ins w:id="157" w:author="sun lanlan" w:date="2023-11-08T10:24:00Z">
        <w:r w:rsidR="005164BA">
          <w:rPr>
            <w:rFonts w:ascii="宋体" w:eastAsia="宋体" w:hAnsi="宋体" w:cs="宋体" w:hint="eastAsia"/>
            <w:b/>
            <w:bCs/>
            <w:color w:val="333333"/>
          </w:rPr>
          <w:t>在自己虚拟机上</w:t>
        </w:r>
      </w:ins>
      <w:ins w:id="158" w:author="sun lanlan" w:date="2023-11-08T00:43:00Z">
        <w:r w:rsidR="00E05FC6" w:rsidRPr="00E05FC6">
          <w:rPr>
            <w:rFonts w:ascii="宋体" w:eastAsia="宋体" w:hAnsi="宋体" w:cs="宋体" w:hint="eastAsia"/>
            <w:b/>
            <w:bCs/>
            <w:color w:val="333333"/>
          </w:rPr>
          <w:t>实现一个发布者</w:t>
        </w:r>
      </w:ins>
      <w:del w:id="159" w:author="sun lanlan" w:date="2023-11-08T00:40:00Z">
        <w:r w:rsidDel="00927801">
          <w:rPr>
            <w:rFonts w:ascii="宋体" w:eastAsia="宋体" w:hAnsi="宋体" w:cs="宋体" w:hint="eastAsia"/>
            <w:b/>
            <w:bCs/>
            <w:color w:val="333333"/>
          </w:rPr>
          <w:delText>打印雷达数据消息，并分析雷达数据(新开一个终端输入下面命令)</w:delText>
        </w:r>
      </w:del>
    </w:p>
    <w:p w14:paraId="05A0A0EA" w14:textId="3D6D006A" w:rsidR="000B6B6B" w:rsidDel="00E05FC6" w:rsidRDefault="00000000" w:rsidP="00927801">
      <w:pPr>
        <w:jc w:val="left"/>
        <w:rPr>
          <w:del w:id="160" w:author="sun lanlan" w:date="2023-11-08T00:47:00Z"/>
          <w:rFonts w:ascii="Arial"/>
          <w:sz w:val="20"/>
        </w:rPr>
      </w:pPr>
      <w:del w:id="161" w:author="sun lanlan" w:date="2023-11-08T00:47:00Z">
        <w:r w:rsidDel="00E05FC6">
          <w:rPr>
            <w:rFonts w:ascii="Arial"/>
            <w:noProof/>
            <w:sz w:val="20"/>
          </w:rPr>
          <mc:AlternateContent>
            <mc:Choice Requires="wps">
              <w:drawing>
                <wp:inline distT="0" distB="0" distL="114300" distR="114300" wp14:anchorId="5D342A5F" wp14:editId="19B5AE1D">
                  <wp:extent cx="5461635" cy="309245"/>
                  <wp:effectExtent l="4445" t="4445" r="5080" b="6350"/>
                  <wp:docPr id="26" name="文本框 26"/>
                  <wp:cNvGraphicFramePr/>
                  <a:graphic xmlns:a="http://schemas.openxmlformats.org/drawingml/2006/main">
                    <a:graphicData uri="http://schemas.microsoft.com/office/word/2010/wordprocessingShape">
                      <wps:wsp>
                        <wps:cNvSpPr txBox="1"/>
                        <wps:spPr>
                          <a:xfrm>
                            <a:off x="0" y="0"/>
                            <a:ext cx="5461635" cy="309245"/>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74D237DD" w14:textId="4CF70587" w:rsidR="000B6B6B" w:rsidRDefault="00000000">
                              <w:pPr>
                                <w:spacing w:before="132"/>
                                <w:ind w:left="140"/>
                                <w:jc w:val="left"/>
                                <w:rPr>
                                  <w:rFonts w:ascii="Consolas"/>
                                  <w:sz w:val="18"/>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rosto</w:t>
                              </w:r>
                              <w:del w:id="162" w:author="sun lanlan" w:date="2023-11-08T00:47:00Z">
                                <w:r w:rsidDel="00E05FC6">
                                  <w:rPr>
                                    <w:rFonts w:ascii="Consolas" w:hint="eastAsia"/>
                                    <w:color w:val="333333"/>
                                    <w:sz w:val="18"/>
                                  </w:rPr>
                                  <w:delText>pic echo /sc</w:delText>
                                </w:r>
                              </w:del>
                              <w:r>
                                <w:rPr>
                                  <w:rFonts w:ascii="Consolas" w:hint="eastAsia"/>
                                  <w:color w:val="333333"/>
                                  <w:sz w:val="18"/>
                                </w:rPr>
                                <w:t>an</w:t>
                              </w:r>
                              <w:proofErr w:type="spellEnd"/>
                            </w:p>
                          </w:txbxContent>
                        </wps:txbx>
                        <wps:bodyPr lIns="0" tIns="0" rIns="0" bIns="0" upright="1"/>
                      </wps:wsp>
                    </a:graphicData>
                  </a:graphic>
                </wp:inline>
              </w:drawing>
            </mc:Choice>
            <mc:Fallback>
              <w:pict>
                <v:shape w14:anchorId="5D342A5F" id="文本框 26" o:spid="_x0000_s1028" type="#_x0000_t202" style="width:430.0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" fillcolor="#f8f8f8" strokecolor="#ccc" strokeweight=".72pt">
                  <v:textbox inset="0,0,0,0">
                    <w:txbxContent>
                      <w:p w14:paraId="74D237DD" w14:textId="4CF70587" w:rsidR="000B6B6B" w:rsidRDefault="00000000">
                        <w:pPr>
                          <w:spacing w:before="132"/>
                          <w:ind w:left="140"/>
                          <w:jc w:val="left"/>
                          <w:rPr>
                            <w:rFonts w:ascii="Consolas"/>
                            <w:sz w:val="18"/>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rosto</w:t>
                        </w:r>
                        <w:del w:id="163" w:author="sun lanlan" w:date="2023-11-08T00:47:00Z">
                          <w:r w:rsidDel="00E05FC6">
                            <w:rPr>
                              <w:rFonts w:ascii="Consolas" w:hint="eastAsia"/>
                              <w:color w:val="333333"/>
                              <w:sz w:val="18"/>
                            </w:rPr>
                            <w:delText>pic echo /sc</w:delText>
                          </w:r>
                        </w:del>
                        <w:r>
                          <w:rPr>
                            <w:rFonts w:ascii="Consolas" w:hint="eastAsia"/>
                            <w:color w:val="333333"/>
                            <w:sz w:val="18"/>
                          </w:rPr>
                          <w:t>an</w:t>
                        </w:r>
                        <w:proofErr w:type="spellEnd"/>
                      </w:p>
                    </w:txbxContent>
                  </v:textbox>
                  <w10:anchorlock/>
                </v:shape>
              </w:pict>
            </mc:Fallback>
          </mc:AlternateContent>
        </w:r>
      </w:del>
    </w:p>
    <w:p w14:paraId="0EA77860" w14:textId="77777777" w:rsidR="00E05FC6" w:rsidRDefault="00E05FC6">
      <w:pPr>
        <w:jc w:val="left"/>
        <w:rPr>
          <w:ins w:id="164" w:author="sun lanlan" w:date="2023-11-08T00:46:00Z"/>
        </w:rPr>
        <w:pPrChange w:id="165" w:author="sun lanlan" w:date="2023-11-08T00:47:00Z">
          <w:pPr>
            <w:pStyle w:val="a3"/>
            <w:ind w:left="104"/>
          </w:pPr>
        </w:pPrChange>
      </w:pPr>
    </w:p>
    <w:p w14:paraId="70838C44" w14:textId="77777777" w:rsidR="00E05FC6" w:rsidRDefault="00E05FC6" w:rsidP="00E05FC6">
      <w:pPr>
        <w:pStyle w:val="a3"/>
        <w:ind w:left="104"/>
        <w:rPr>
          <w:ins w:id="166" w:author="sun lanlan" w:date="2023-11-08T00:47:00Z"/>
          <w:b/>
          <w:bCs/>
          <w:color w:val="333333"/>
          <w:szCs w:val="22"/>
        </w:rPr>
      </w:pPr>
    </w:p>
    <w:p w14:paraId="7E49E6F4" w14:textId="09B499F9" w:rsidR="000B6B6B" w:rsidDel="00E05FC6" w:rsidRDefault="00E05FC6">
      <w:pPr>
        <w:pStyle w:val="a3"/>
        <w:ind w:left="104"/>
        <w:rPr>
          <w:del w:id="167" w:author="sun lanlan" w:date="2023-11-08T00:44:00Z"/>
          <w:b/>
          <w:bCs/>
          <w:color w:val="333333"/>
          <w:szCs w:val="22"/>
        </w:rPr>
      </w:pPr>
      <w:ins w:id="168" w:author="sun lanlan" w:date="2023-11-08T00:46:00Z">
        <w:r w:rsidRPr="00E05FC6">
          <w:rPr>
            <w:rFonts w:hint="eastAsia"/>
            <w:b/>
            <w:bCs/>
            <w:color w:val="333333"/>
            <w:szCs w:val="22"/>
          </w:rPr>
          <w:t>发布</w:t>
        </w:r>
        <w:r w:rsidRPr="00E05FC6">
          <w:rPr>
            <w:b/>
            <w:bCs/>
            <w:color w:val="333333"/>
            <w:szCs w:val="22"/>
          </w:rPr>
          <w:t>turtle1/</w:t>
        </w:r>
        <w:proofErr w:type="spellStart"/>
        <w:r w:rsidRPr="00E05FC6">
          <w:rPr>
            <w:b/>
            <w:bCs/>
            <w:color w:val="333333"/>
            <w:szCs w:val="22"/>
          </w:rPr>
          <w:t>cmd</w:t>
        </w:r>
        <w:proofErr w:type="spellEnd"/>
        <w:r w:rsidRPr="00E05FC6">
          <w:rPr>
            <w:b/>
            <w:bCs/>
            <w:color w:val="333333"/>
            <w:szCs w:val="22"/>
          </w:rPr>
          <w:t xml:space="preserve"> vel话题，消息类型</w:t>
        </w:r>
        <w:proofErr w:type="spellStart"/>
        <w:r w:rsidRPr="00E05FC6">
          <w:rPr>
            <w:b/>
            <w:bCs/>
            <w:color w:val="333333"/>
            <w:szCs w:val="22"/>
          </w:rPr>
          <w:t>geometry_msgs</w:t>
        </w:r>
        <w:proofErr w:type="spellEnd"/>
        <w:r w:rsidRPr="00E05FC6">
          <w:rPr>
            <w:b/>
            <w:bCs/>
            <w:color w:val="333333"/>
            <w:szCs w:val="22"/>
          </w:rPr>
          <w:t>::Twist</w:t>
        </w:r>
      </w:ins>
      <w:del w:id="169" w:author="sun lanlan" w:date="2023-11-08T00:44:00Z">
        <w:r w:rsidRPr="00E05FC6" w:rsidDel="00E05FC6">
          <w:rPr>
            <w:rFonts w:hint="eastAsia"/>
            <w:b/>
            <w:bCs/>
            <w:color w:val="333333"/>
            <w:szCs w:val="22"/>
            <w:rPrChange w:id="170" w:author="sun lanlan" w:date="2023-11-08T00:45:00Z">
              <w:rPr>
                <w:rFonts w:hint="eastAsia"/>
                <w:color w:val="333333"/>
                <w:shd w:val="clear" w:color="auto" w:fill="FFFFFF"/>
              </w:rPr>
            </w:rPrChange>
          </w:rPr>
          <w:delText>运行后会如下图所示，不断打印雷达数据。</w:delText>
        </w:r>
      </w:del>
    </w:p>
    <w:p w14:paraId="181D4517" w14:textId="77777777" w:rsidR="00E05FC6" w:rsidRDefault="00E05FC6" w:rsidP="00E05FC6">
      <w:pPr>
        <w:pStyle w:val="a3"/>
        <w:ind w:left="104"/>
        <w:rPr>
          <w:ins w:id="171" w:author="sun lanlan" w:date="2023-11-08T00:46:00Z"/>
          <w:b/>
          <w:bCs/>
          <w:color w:val="333333"/>
          <w:szCs w:val="22"/>
        </w:rPr>
      </w:pPr>
    </w:p>
    <w:p w14:paraId="742E1673" w14:textId="08955F0F" w:rsidR="000B6B6B" w:rsidRDefault="00E05FC6">
      <w:pPr>
        <w:pStyle w:val="a3"/>
        <w:ind w:left="104"/>
      </w:pPr>
      <w:ins w:id="172" w:author="sun lanlan" w:date="2023-11-08T00:45:00Z">
        <w:r w:rsidRPr="00E05FC6">
          <w:rPr>
            <w:noProof/>
          </w:rPr>
          <w:lastRenderedPageBreak/>
          <w:drawing>
            <wp:inline distT="0" distB="0" distL="0" distR="0" wp14:anchorId="041BAC16" wp14:editId="4F5B503E">
              <wp:extent cx="5274310" cy="4038600"/>
              <wp:effectExtent l="0" t="0" r="2540" b="0"/>
              <wp:docPr id="277758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38600"/>
                      </a:xfrm>
                      <a:prstGeom prst="rect">
                        <a:avLst/>
                      </a:prstGeom>
                      <a:noFill/>
                      <a:ln>
                        <a:noFill/>
                      </a:ln>
                    </pic:spPr>
                  </pic:pic>
                </a:graphicData>
              </a:graphic>
            </wp:inline>
          </w:drawing>
        </w:r>
      </w:ins>
      <w:del w:id="173" w:author="sun lanlan" w:date="2023-11-08T00:47:00Z">
        <w:r w:rsidDel="00E05FC6">
          <w:rPr>
            <w:noProof/>
          </w:rPr>
          <w:drawing>
            <wp:inline distT="0" distB="0" distL="114300" distR="114300" wp14:anchorId="03F21AEB" wp14:editId="7C7DCEC9">
              <wp:extent cx="5267960" cy="2685415"/>
              <wp:effectExtent l="0" t="0" r="5080" b="1206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1"/>
                      <a:stretch>
                        <a:fillRect/>
                      </a:stretch>
                    </pic:blipFill>
                    <pic:spPr>
                      <a:xfrm>
                        <a:off x="0" y="0"/>
                        <a:ext cx="5267960" cy="2685415"/>
                      </a:xfrm>
                      <a:prstGeom prst="rect">
                        <a:avLst/>
                      </a:prstGeom>
                      <a:noFill/>
                      <a:ln>
                        <a:noFill/>
                      </a:ln>
                    </pic:spPr>
                  </pic:pic>
                </a:graphicData>
              </a:graphic>
            </wp:inline>
          </w:drawing>
        </w:r>
        <w:r w:rsidDel="00E05FC6">
          <w:rPr>
            <w:noProof/>
          </w:rPr>
          <w:drawing>
            <wp:inline distT="0" distB="0" distL="114300" distR="114300" wp14:anchorId="53FE897D" wp14:editId="656C8296">
              <wp:extent cx="5267960" cy="2865755"/>
              <wp:effectExtent l="0" t="0" r="5080" b="1460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2"/>
                      <a:stretch>
                        <a:fillRect/>
                      </a:stretch>
                    </pic:blipFill>
                    <pic:spPr>
                      <a:xfrm>
                        <a:off x="0" y="0"/>
                        <a:ext cx="5267960" cy="2865755"/>
                      </a:xfrm>
                      <a:prstGeom prst="rect">
                        <a:avLst/>
                      </a:prstGeom>
                      <a:noFill/>
                      <a:ln>
                        <a:noFill/>
                      </a:ln>
                    </pic:spPr>
                  </pic:pic>
                </a:graphicData>
              </a:graphic>
            </wp:inline>
          </w:drawing>
        </w:r>
      </w:del>
    </w:p>
    <w:p w14:paraId="15BC88D5" w14:textId="1BB4E390" w:rsidR="00E05FC6" w:rsidRPr="00E05FC6" w:rsidRDefault="00E05FC6">
      <w:pPr>
        <w:pStyle w:val="a3"/>
        <w:ind w:left="104" w:firstLineChars="200" w:firstLine="422"/>
        <w:rPr>
          <w:ins w:id="174" w:author="sun lanlan" w:date="2023-11-08T00:47:00Z"/>
          <w:b/>
          <w:bCs/>
          <w:color w:val="333333"/>
          <w:szCs w:val="22"/>
          <w:rPrChange w:id="175" w:author="sun lanlan" w:date="2023-11-08T00:48:00Z">
            <w:rPr>
              <w:ins w:id="176" w:author="sun lanlan" w:date="2023-11-08T00:47:00Z"/>
              <w:color w:val="333333"/>
              <w:shd w:val="clear" w:color="auto" w:fill="FFFFFF"/>
            </w:rPr>
          </w:rPrChange>
        </w:rPr>
      </w:pPr>
      <w:ins w:id="177" w:author="sun lanlan" w:date="2023-11-08T00:47:00Z">
        <w:r w:rsidRPr="00E05FC6">
          <w:rPr>
            <w:rFonts w:hint="eastAsia"/>
            <w:b/>
            <w:bCs/>
            <w:color w:val="333333"/>
            <w:szCs w:val="22"/>
            <w:rPrChange w:id="178" w:author="sun lanlan" w:date="2023-11-08T00:48:00Z">
              <w:rPr>
                <w:rFonts w:hint="eastAsia"/>
                <w:color w:val="333333"/>
                <w:shd w:val="clear" w:color="auto" w:fill="FFFFFF"/>
              </w:rPr>
            </w:rPrChange>
          </w:rPr>
          <w:t>配置发布者代码编译规则</w:t>
        </w:r>
      </w:ins>
    </w:p>
    <w:p w14:paraId="2CF5FB43" w14:textId="5E5F73ED" w:rsidR="00E05FC6" w:rsidRDefault="00E05FC6">
      <w:pPr>
        <w:pStyle w:val="a3"/>
        <w:ind w:left="104" w:firstLineChars="200" w:firstLine="420"/>
        <w:rPr>
          <w:ins w:id="179" w:author="sun lanlan" w:date="2023-11-08T00:48:00Z"/>
          <w:color w:val="333333"/>
          <w:shd w:val="clear" w:color="auto" w:fill="FFFFFF"/>
        </w:rPr>
      </w:pPr>
      <w:ins w:id="180" w:author="sun lanlan" w:date="2023-11-08T00:48:00Z">
        <w:r w:rsidRPr="00E05FC6">
          <w:rPr>
            <w:rFonts w:hint="eastAsia"/>
            <w:color w:val="333333"/>
            <w:shd w:val="clear" w:color="auto" w:fill="FFFFFF"/>
          </w:rPr>
          <w:t>设置需要编译的代码和生成的可执行文件</w:t>
        </w:r>
      </w:ins>
    </w:p>
    <w:p w14:paraId="5044A3BE" w14:textId="2EBE8354" w:rsidR="00E05FC6" w:rsidRDefault="00E05FC6">
      <w:pPr>
        <w:pStyle w:val="a3"/>
        <w:ind w:left="104" w:firstLineChars="200" w:firstLine="420"/>
        <w:rPr>
          <w:ins w:id="181" w:author="sun lanlan" w:date="2023-11-08T00:51:00Z"/>
          <w:color w:val="333333"/>
          <w:shd w:val="clear" w:color="auto" w:fill="FFFFFF"/>
        </w:rPr>
      </w:pPr>
      <w:ins w:id="182" w:author="sun lanlan" w:date="2023-11-08T00:49:00Z">
        <w:r w:rsidRPr="00E05FC6">
          <w:rPr>
            <w:rFonts w:hint="eastAsia"/>
            <w:color w:val="333333"/>
            <w:shd w:val="clear" w:color="auto" w:fill="FFFFFF"/>
          </w:rPr>
          <w:t>设置链接库</w:t>
        </w:r>
        <w:r w:rsidRPr="00E05FC6">
          <w:rPr>
            <w:color w:val="333333"/>
            <w:shd w:val="clear" w:color="auto" w:fill="FFFFFF"/>
          </w:rPr>
          <w:t>:</w:t>
        </w:r>
      </w:ins>
    </w:p>
    <w:p w14:paraId="11523D4A" w14:textId="77777777" w:rsidR="00E05FC6" w:rsidRDefault="00E05FC6">
      <w:pPr>
        <w:pStyle w:val="a3"/>
        <w:ind w:left="104" w:firstLineChars="200" w:firstLine="420"/>
        <w:rPr>
          <w:ins w:id="183" w:author="sun lanlan" w:date="2023-11-08T00:51:00Z"/>
          <w:color w:val="333333"/>
          <w:shd w:val="clear" w:color="auto" w:fill="FFFFFF"/>
        </w:rPr>
      </w:pPr>
    </w:p>
    <w:p w14:paraId="45DA09C1" w14:textId="77777777" w:rsidR="00E05FC6" w:rsidRDefault="00E05FC6">
      <w:pPr>
        <w:pStyle w:val="a3"/>
        <w:ind w:left="104" w:firstLineChars="200" w:firstLine="420"/>
        <w:rPr>
          <w:ins w:id="184" w:author="sun lanlan" w:date="2023-11-08T00:51:00Z"/>
          <w:color w:val="333333"/>
          <w:shd w:val="clear" w:color="auto" w:fill="FFFFFF"/>
        </w:rPr>
      </w:pPr>
    </w:p>
    <w:p w14:paraId="5084508C" w14:textId="77777777" w:rsidR="00E05FC6" w:rsidRDefault="00E05FC6">
      <w:pPr>
        <w:pStyle w:val="a3"/>
        <w:ind w:left="104" w:firstLineChars="200" w:firstLine="420"/>
        <w:rPr>
          <w:ins w:id="185" w:author="sun lanlan" w:date="2023-11-08T00:51:00Z"/>
          <w:color w:val="333333"/>
          <w:shd w:val="clear" w:color="auto" w:fill="FFFFFF"/>
        </w:rPr>
      </w:pPr>
    </w:p>
    <w:p w14:paraId="135A338D" w14:textId="77777777" w:rsidR="00E05FC6" w:rsidRDefault="00E05FC6">
      <w:pPr>
        <w:pStyle w:val="a3"/>
        <w:ind w:left="104" w:firstLineChars="200" w:firstLine="420"/>
        <w:rPr>
          <w:ins w:id="186" w:author="sun lanlan" w:date="2023-11-08T00:49:00Z"/>
          <w:color w:val="333333"/>
          <w:shd w:val="clear" w:color="auto" w:fill="FFFFFF"/>
        </w:rPr>
      </w:pPr>
    </w:p>
    <w:p w14:paraId="0F0B04A6" w14:textId="04239FD0" w:rsidR="00E05FC6" w:rsidRDefault="00E05FC6">
      <w:pPr>
        <w:pStyle w:val="a3"/>
        <w:ind w:left="104" w:firstLineChars="200" w:firstLine="420"/>
        <w:rPr>
          <w:ins w:id="187" w:author="sun lanlan" w:date="2023-11-08T00:47:00Z"/>
          <w:color w:val="333333"/>
          <w:shd w:val="clear" w:color="auto" w:fill="FFFFFF"/>
        </w:rPr>
      </w:pPr>
      <w:ins w:id="188" w:author="sun lanlan" w:date="2023-11-08T00:49:00Z">
        <w:r w:rsidRPr="00E05FC6">
          <w:rPr>
            <w:noProof/>
            <w:color w:val="333333"/>
            <w:shd w:val="clear" w:color="auto" w:fill="FFFFFF"/>
          </w:rPr>
          <w:drawing>
            <wp:inline distT="0" distB="0" distL="0" distR="0" wp14:anchorId="437F9B6F" wp14:editId="01D0E2EB">
              <wp:extent cx="5274310" cy="1743075"/>
              <wp:effectExtent l="0" t="0" r="2540" b="9525"/>
              <wp:docPr id="18879440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43075"/>
                      </a:xfrm>
                      <a:prstGeom prst="rect">
                        <a:avLst/>
                      </a:prstGeom>
                      <a:noFill/>
                      <a:ln>
                        <a:noFill/>
                      </a:ln>
                    </pic:spPr>
                  </pic:pic>
                </a:graphicData>
              </a:graphic>
            </wp:inline>
          </w:drawing>
        </w:r>
      </w:ins>
    </w:p>
    <w:p w14:paraId="730995C6" w14:textId="77777777" w:rsidR="00E05FC6" w:rsidRDefault="00E05FC6">
      <w:pPr>
        <w:pStyle w:val="a3"/>
        <w:ind w:left="104" w:firstLineChars="200" w:firstLine="420"/>
        <w:rPr>
          <w:ins w:id="189" w:author="sun lanlan" w:date="2023-11-08T00:50:00Z"/>
          <w:color w:val="333333"/>
          <w:shd w:val="clear" w:color="auto" w:fill="FFFFFF"/>
        </w:rPr>
      </w:pPr>
    </w:p>
    <w:p w14:paraId="0A85F4EB" w14:textId="77777777" w:rsidR="00E05FC6" w:rsidRDefault="00E05FC6">
      <w:pPr>
        <w:pStyle w:val="a3"/>
        <w:ind w:left="104" w:firstLineChars="200" w:firstLine="420"/>
        <w:rPr>
          <w:ins w:id="190" w:author="sun lanlan" w:date="2023-11-08T00:50:00Z"/>
          <w:color w:val="333333"/>
          <w:shd w:val="clear" w:color="auto" w:fill="FFFFFF"/>
        </w:rPr>
      </w:pPr>
    </w:p>
    <w:p w14:paraId="7B3240D0" w14:textId="77777777" w:rsidR="00E05FC6" w:rsidRDefault="00E05FC6">
      <w:pPr>
        <w:pStyle w:val="a3"/>
        <w:ind w:left="104" w:firstLineChars="200" w:firstLine="420"/>
        <w:rPr>
          <w:ins w:id="191" w:author="sun lanlan" w:date="2023-11-08T00:50:00Z"/>
          <w:color w:val="333333"/>
          <w:shd w:val="clear" w:color="auto" w:fill="FFFFFF"/>
        </w:rPr>
      </w:pPr>
    </w:p>
    <w:p w14:paraId="35D4C306" w14:textId="77777777" w:rsidR="00E05FC6" w:rsidRDefault="00E05FC6">
      <w:pPr>
        <w:pStyle w:val="a3"/>
        <w:ind w:left="104" w:firstLineChars="200" w:firstLine="420"/>
        <w:rPr>
          <w:ins w:id="192" w:author="sun lanlan" w:date="2023-11-08T00:50:00Z"/>
          <w:color w:val="333333"/>
          <w:shd w:val="clear" w:color="auto" w:fill="FFFFFF"/>
        </w:rPr>
      </w:pPr>
    </w:p>
    <w:p w14:paraId="12055839" w14:textId="56EBF9A3" w:rsidR="00E05FC6" w:rsidRPr="00E05FC6" w:rsidRDefault="00E05FC6">
      <w:pPr>
        <w:pStyle w:val="a3"/>
        <w:ind w:left="104" w:firstLineChars="200" w:firstLine="422"/>
        <w:rPr>
          <w:ins w:id="193" w:author="sun lanlan" w:date="2023-11-08T00:49:00Z"/>
          <w:b/>
          <w:bCs/>
          <w:color w:val="333333"/>
          <w:szCs w:val="22"/>
          <w:rPrChange w:id="194" w:author="sun lanlan" w:date="2023-11-08T00:51:00Z">
            <w:rPr>
              <w:ins w:id="195" w:author="sun lanlan" w:date="2023-11-08T00:49:00Z"/>
              <w:color w:val="333333"/>
              <w:shd w:val="clear" w:color="auto" w:fill="FFFFFF"/>
            </w:rPr>
          </w:rPrChange>
        </w:rPr>
      </w:pPr>
      <w:ins w:id="196" w:author="sun lanlan" w:date="2023-11-08T00:50:00Z">
        <w:r w:rsidRPr="00E05FC6">
          <w:rPr>
            <w:rFonts w:hint="eastAsia"/>
            <w:b/>
            <w:bCs/>
            <w:color w:val="333333"/>
            <w:szCs w:val="22"/>
            <w:rPrChange w:id="197" w:author="sun lanlan" w:date="2023-11-08T00:51:00Z">
              <w:rPr>
                <w:rFonts w:hint="eastAsia"/>
                <w:color w:val="333333"/>
                <w:shd w:val="clear" w:color="auto" w:fill="FFFFFF"/>
              </w:rPr>
            </w:rPrChange>
          </w:rPr>
          <w:t>编译并运行发布者</w:t>
        </w:r>
      </w:ins>
    </w:p>
    <w:p w14:paraId="65B8045C" w14:textId="116200AA" w:rsidR="00E05FC6" w:rsidRDefault="00E05FC6">
      <w:pPr>
        <w:pStyle w:val="a3"/>
        <w:ind w:left="104" w:firstLineChars="200" w:firstLine="420"/>
        <w:rPr>
          <w:ins w:id="198" w:author="sun lanlan" w:date="2023-11-08T00:49:00Z"/>
          <w:color w:val="333333"/>
          <w:shd w:val="clear" w:color="auto" w:fill="FFFFFF"/>
        </w:rPr>
      </w:pPr>
      <w:ins w:id="199" w:author="sun lanlan" w:date="2023-11-08T00:50:00Z">
        <w:r w:rsidRPr="00E05FC6">
          <w:rPr>
            <w:noProof/>
            <w:color w:val="333333"/>
            <w:shd w:val="clear" w:color="auto" w:fill="FFFFFF"/>
          </w:rPr>
          <w:lastRenderedPageBreak/>
          <w:drawing>
            <wp:inline distT="0" distB="0" distL="0" distR="0" wp14:anchorId="5C1FC49A" wp14:editId="1B14AC43">
              <wp:extent cx="5274310" cy="2352675"/>
              <wp:effectExtent l="0" t="0" r="2540" b="9525"/>
              <wp:docPr id="4561893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52675"/>
                      </a:xfrm>
                      <a:prstGeom prst="rect">
                        <a:avLst/>
                      </a:prstGeom>
                      <a:noFill/>
                      <a:ln>
                        <a:noFill/>
                      </a:ln>
                    </pic:spPr>
                  </pic:pic>
                </a:graphicData>
              </a:graphic>
            </wp:inline>
          </w:drawing>
        </w:r>
      </w:ins>
    </w:p>
    <w:p w14:paraId="22566912" w14:textId="77777777" w:rsidR="00E05FC6" w:rsidRDefault="00E05FC6" w:rsidP="00E05FC6">
      <w:pPr>
        <w:pStyle w:val="a3"/>
        <w:ind w:firstLineChars="200" w:firstLine="422"/>
        <w:rPr>
          <w:ins w:id="200" w:author="sun lanlan" w:date="2023-11-08T00:51:00Z"/>
          <w:b/>
          <w:bCs/>
          <w:color w:val="333333"/>
          <w:szCs w:val="22"/>
        </w:rPr>
      </w:pPr>
    </w:p>
    <w:p w14:paraId="390B9EEB" w14:textId="77777777" w:rsidR="00E05FC6" w:rsidRDefault="00E05FC6" w:rsidP="00E05FC6">
      <w:pPr>
        <w:pStyle w:val="a3"/>
        <w:ind w:firstLineChars="200" w:firstLine="422"/>
        <w:rPr>
          <w:ins w:id="201" w:author="sun lanlan" w:date="2023-11-08T00:51:00Z"/>
          <w:b/>
          <w:bCs/>
          <w:color w:val="333333"/>
          <w:szCs w:val="22"/>
        </w:rPr>
      </w:pPr>
    </w:p>
    <w:p w14:paraId="186DBE8A" w14:textId="73DA192B" w:rsidR="00E05FC6" w:rsidRDefault="00BC3D8E" w:rsidP="00E05FC6">
      <w:pPr>
        <w:pStyle w:val="a3"/>
        <w:ind w:firstLineChars="200" w:firstLine="422"/>
        <w:rPr>
          <w:ins w:id="202" w:author="sun lanlan" w:date="2023-11-08T00:52:00Z"/>
          <w:b/>
          <w:bCs/>
          <w:color w:val="333333"/>
          <w:szCs w:val="22"/>
        </w:rPr>
      </w:pPr>
      <w:ins w:id="203" w:author="sun lanlan" w:date="2023-11-08T00:53:00Z">
        <w:r>
          <w:rPr>
            <w:rFonts w:hint="eastAsia"/>
            <w:b/>
            <w:bCs/>
            <w:color w:val="333333"/>
            <w:szCs w:val="22"/>
          </w:rPr>
          <w:t>实验</w:t>
        </w:r>
      </w:ins>
      <w:ins w:id="204" w:author="sun lanlan" w:date="2023-11-08T00:51:00Z">
        <w:r w:rsidR="00E05FC6" w:rsidRPr="00E05FC6">
          <w:rPr>
            <w:rFonts w:hint="eastAsia"/>
            <w:b/>
            <w:bCs/>
            <w:color w:val="333333"/>
            <w:szCs w:val="22"/>
            <w:rPrChange w:id="205" w:author="sun lanlan" w:date="2023-11-08T00:51:00Z">
              <w:rPr>
                <w:rFonts w:hint="eastAsia"/>
                <w:color w:val="333333"/>
                <w:shd w:val="clear" w:color="auto" w:fill="FFFFFF"/>
              </w:rPr>
            </w:rPrChange>
          </w:rPr>
          <w:t>效果</w:t>
        </w:r>
      </w:ins>
    </w:p>
    <w:p w14:paraId="380C7EC2" w14:textId="77777777" w:rsidR="00E05FC6" w:rsidRPr="00E05FC6" w:rsidRDefault="00E05FC6">
      <w:pPr>
        <w:pStyle w:val="a3"/>
        <w:ind w:firstLineChars="200" w:firstLine="422"/>
        <w:rPr>
          <w:ins w:id="206" w:author="sun lanlan" w:date="2023-11-08T00:49:00Z"/>
          <w:b/>
          <w:bCs/>
          <w:color w:val="333333"/>
          <w:szCs w:val="22"/>
          <w:rPrChange w:id="207" w:author="sun lanlan" w:date="2023-11-08T00:51:00Z">
            <w:rPr>
              <w:ins w:id="208" w:author="sun lanlan" w:date="2023-11-08T00:49:00Z"/>
              <w:color w:val="333333"/>
              <w:shd w:val="clear" w:color="auto" w:fill="FFFFFF"/>
            </w:rPr>
          </w:rPrChange>
        </w:rPr>
        <w:pPrChange w:id="209" w:author="sun lanlan" w:date="2023-11-08T00:51:00Z">
          <w:pPr>
            <w:pStyle w:val="a3"/>
            <w:ind w:left="104" w:firstLineChars="200" w:firstLine="420"/>
          </w:pPr>
        </w:pPrChange>
      </w:pPr>
    </w:p>
    <w:p w14:paraId="17CCF86F" w14:textId="4B175498" w:rsidR="00E05FC6" w:rsidRDefault="00E05FC6">
      <w:pPr>
        <w:pStyle w:val="a3"/>
        <w:ind w:left="104" w:firstLineChars="200" w:firstLine="420"/>
        <w:rPr>
          <w:ins w:id="210" w:author="sun lanlan" w:date="2023-11-08T00:49:00Z"/>
          <w:color w:val="333333"/>
          <w:shd w:val="clear" w:color="auto" w:fill="FFFFFF"/>
        </w:rPr>
      </w:pPr>
      <w:ins w:id="211" w:author="sun lanlan" w:date="2023-11-08T00:51:00Z">
        <w:r w:rsidRPr="00E05FC6">
          <w:rPr>
            <w:noProof/>
            <w:color w:val="333333"/>
            <w:shd w:val="clear" w:color="auto" w:fill="FFFFFF"/>
          </w:rPr>
          <w:drawing>
            <wp:inline distT="0" distB="0" distL="0" distR="0" wp14:anchorId="2042EC2B" wp14:editId="4B16F73A">
              <wp:extent cx="3554095" cy="3283585"/>
              <wp:effectExtent l="0" t="0" r="8255" b="0"/>
              <wp:docPr id="19396882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4095" cy="3283585"/>
                      </a:xfrm>
                      <a:prstGeom prst="rect">
                        <a:avLst/>
                      </a:prstGeom>
                      <a:noFill/>
                      <a:ln>
                        <a:noFill/>
                      </a:ln>
                    </pic:spPr>
                  </pic:pic>
                </a:graphicData>
              </a:graphic>
            </wp:inline>
          </w:drawing>
        </w:r>
      </w:ins>
    </w:p>
    <w:p w14:paraId="34EEBA51" w14:textId="77777777" w:rsidR="00E05FC6" w:rsidRDefault="00E05FC6">
      <w:pPr>
        <w:pStyle w:val="a3"/>
        <w:ind w:left="104" w:firstLineChars="200" w:firstLine="420"/>
        <w:rPr>
          <w:ins w:id="212" w:author="sun lanlan" w:date="2023-11-08T00:49:00Z"/>
          <w:color w:val="333333"/>
          <w:shd w:val="clear" w:color="auto" w:fill="FFFFFF"/>
        </w:rPr>
      </w:pPr>
    </w:p>
    <w:p w14:paraId="028611C7" w14:textId="77777777" w:rsidR="00BC3D8E" w:rsidRDefault="00BC3D8E">
      <w:pPr>
        <w:pStyle w:val="a3"/>
        <w:ind w:left="104" w:firstLineChars="200" w:firstLine="420"/>
        <w:rPr>
          <w:ins w:id="213" w:author="sun lanlan" w:date="2023-11-08T00:53:00Z"/>
          <w:color w:val="333333"/>
          <w:shd w:val="clear" w:color="auto" w:fill="FFFFFF"/>
        </w:rPr>
      </w:pPr>
    </w:p>
    <w:p w14:paraId="3423D763" w14:textId="77777777" w:rsidR="00BC3D8E" w:rsidRDefault="00BC3D8E">
      <w:pPr>
        <w:pStyle w:val="a3"/>
        <w:ind w:left="104" w:firstLineChars="200" w:firstLine="420"/>
        <w:rPr>
          <w:ins w:id="214" w:author="sun lanlan" w:date="2023-11-08T00:53:00Z"/>
          <w:color w:val="333333"/>
          <w:shd w:val="clear" w:color="auto" w:fill="FFFFFF"/>
        </w:rPr>
      </w:pPr>
    </w:p>
    <w:p w14:paraId="2018A11E" w14:textId="28D5FBA6" w:rsidR="00E05FC6" w:rsidRDefault="00BC3D8E">
      <w:pPr>
        <w:pStyle w:val="a3"/>
        <w:ind w:left="104" w:firstLineChars="200" w:firstLine="420"/>
        <w:rPr>
          <w:ins w:id="215" w:author="sun lanlan" w:date="2023-11-08T00:52:00Z"/>
          <w:color w:val="333333"/>
          <w:shd w:val="clear" w:color="auto" w:fill="FFFFFF"/>
        </w:rPr>
      </w:pPr>
      <w:ins w:id="216" w:author="sun lanlan" w:date="2023-11-08T00:52:00Z">
        <w:r>
          <w:rPr>
            <w:rFonts w:hint="eastAsia"/>
            <w:color w:val="333333"/>
            <w:shd w:val="clear" w:color="auto" w:fill="FFFFFF"/>
          </w:rPr>
          <w:t>之后</w:t>
        </w:r>
      </w:ins>
      <w:ins w:id="217" w:author="sun lanlan" w:date="2023-11-08T00:53:00Z">
        <w:r>
          <w:rPr>
            <w:rFonts w:hint="eastAsia"/>
            <w:color w:val="333333"/>
            <w:shd w:val="clear" w:color="auto" w:fill="FFFFFF"/>
          </w:rPr>
          <w:t>还</w:t>
        </w:r>
      </w:ins>
      <w:ins w:id="218" w:author="sun lanlan" w:date="2023-11-08T00:52:00Z">
        <w:r>
          <w:rPr>
            <w:rFonts w:hint="eastAsia"/>
            <w:color w:val="333333"/>
            <w:shd w:val="clear" w:color="auto" w:fill="FFFFFF"/>
          </w:rPr>
          <w:t>可以去</w:t>
        </w:r>
        <w:r w:rsidRPr="00BC3D8E">
          <w:rPr>
            <w:rFonts w:hint="eastAsia"/>
            <w:color w:val="333333"/>
            <w:shd w:val="clear" w:color="auto" w:fill="FFFFFF"/>
          </w:rPr>
          <w:t>创建</w:t>
        </w:r>
      </w:ins>
      <w:ins w:id="219" w:author="sun lanlan" w:date="2023-11-08T00:53:00Z">
        <w:r>
          <w:rPr>
            <w:rFonts w:hint="eastAsia"/>
            <w:color w:val="333333"/>
            <w:shd w:val="clear" w:color="auto" w:fill="FFFFFF"/>
          </w:rPr>
          <w:t>一个</w:t>
        </w:r>
      </w:ins>
      <w:ins w:id="220" w:author="sun lanlan" w:date="2023-11-08T00:52:00Z">
        <w:r w:rsidRPr="00BC3D8E">
          <w:rPr>
            <w:rFonts w:hint="eastAsia"/>
            <w:color w:val="333333"/>
            <w:shd w:val="clear" w:color="auto" w:fill="FFFFFF"/>
          </w:rPr>
          <w:t>发布者代码</w:t>
        </w:r>
        <w:r w:rsidRPr="00BC3D8E">
          <w:rPr>
            <w:color w:val="333333"/>
            <w:shd w:val="clear" w:color="auto" w:fill="FFFFFF"/>
          </w:rPr>
          <w:t xml:space="preserve"> (Python)</w:t>
        </w:r>
      </w:ins>
    </w:p>
    <w:p w14:paraId="672A57DA" w14:textId="77777777" w:rsidR="00BC3D8E" w:rsidRDefault="00BC3D8E">
      <w:pPr>
        <w:pStyle w:val="a3"/>
        <w:ind w:left="104" w:firstLineChars="200" w:firstLine="420"/>
        <w:rPr>
          <w:ins w:id="221" w:author="sun lanlan" w:date="2023-11-08T00:52:00Z"/>
          <w:color w:val="333333"/>
          <w:shd w:val="clear" w:color="auto" w:fill="FFFFFF"/>
        </w:rPr>
      </w:pPr>
    </w:p>
    <w:p w14:paraId="05EC5DD4" w14:textId="77777777" w:rsidR="00BC3D8E" w:rsidRDefault="00BC3D8E">
      <w:pPr>
        <w:pStyle w:val="a3"/>
        <w:ind w:left="104" w:firstLineChars="200" w:firstLine="420"/>
        <w:rPr>
          <w:ins w:id="222" w:author="sun lanlan" w:date="2023-11-08T00:52:00Z"/>
          <w:color w:val="333333"/>
          <w:shd w:val="clear" w:color="auto" w:fill="FFFFFF"/>
        </w:rPr>
      </w:pPr>
    </w:p>
    <w:p w14:paraId="2A7D829C" w14:textId="77777777" w:rsidR="00BC3D8E" w:rsidRDefault="00BC3D8E">
      <w:pPr>
        <w:pStyle w:val="a3"/>
        <w:ind w:left="104" w:firstLineChars="200" w:firstLine="420"/>
        <w:rPr>
          <w:ins w:id="223" w:author="sun lanlan" w:date="2023-11-08T00:52:00Z"/>
          <w:color w:val="333333"/>
          <w:shd w:val="clear" w:color="auto" w:fill="FFFFFF"/>
        </w:rPr>
      </w:pPr>
    </w:p>
    <w:p w14:paraId="50CA1A23" w14:textId="77777777" w:rsidR="00BC3D8E" w:rsidRDefault="00BC3D8E">
      <w:pPr>
        <w:pStyle w:val="a3"/>
        <w:ind w:left="104" w:firstLineChars="200" w:firstLine="420"/>
        <w:rPr>
          <w:ins w:id="224" w:author="sun lanlan" w:date="2023-11-08T00:52:00Z"/>
          <w:color w:val="333333"/>
          <w:shd w:val="clear" w:color="auto" w:fill="FFFFFF"/>
        </w:rPr>
      </w:pPr>
    </w:p>
    <w:p w14:paraId="2B5E39DE" w14:textId="77777777" w:rsidR="00BC3D8E" w:rsidRDefault="00BC3D8E">
      <w:pPr>
        <w:pStyle w:val="a3"/>
        <w:ind w:left="104" w:firstLineChars="200" w:firstLine="420"/>
        <w:rPr>
          <w:ins w:id="225" w:author="sun lanlan" w:date="2023-11-08T00:52:00Z"/>
          <w:color w:val="333333"/>
          <w:shd w:val="clear" w:color="auto" w:fill="FFFFFF"/>
        </w:rPr>
      </w:pPr>
    </w:p>
    <w:p w14:paraId="5AB9D7A1" w14:textId="77777777" w:rsidR="00BC3D8E" w:rsidRDefault="00BC3D8E">
      <w:pPr>
        <w:pStyle w:val="a3"/>
        <w:rPr>
          <w:ins w:id="226" w:author="sun lanlan" w:date="2023-11-08T00:52:00Z"/>
          <w:color w:val="333333"/>
          <w:shd w:val="clear" w:color="auto" w:fill="FFFFFF"/>
        </w:rPr>
        <w:pPrChange w:id="227" w:author="sun lanlan" w:date="2023-11-08T00:53:00Z">
          <w:pPr>
            <w:pStyle w:val="a3"/>
            <w:ind w:left="104" w:firstLineChars="200" w:firstLine="420"/>
          </w:pPr>
        </w:pPrChange>
      </w:pPr>
    </w:p>
    <w:p w14:paraId="6D61EDF2" w14:textId="77777777" w:rsidR="00BC3D8E" w:rsidRDefault="00BC3D8E">
      <w:pPr>
        <w:pStyle w:val="a3"/>
        <w:ind w:left="104" w:firstLineChars="200" w:firstLine="420"/>
        <w:rPr>
          <w:ins w:id="228" w:author="sun lanlan" w:date="2023-11-08T00:52:00Z"/>
          <w:color w:val="333333"/>
          <w:shd w:val="clear" w:color="auto" w:fill="FFFFFF"/>
        </w:rPr>
      </w:pPr>
    </w:p>
    <w:p w14:paraId="2B81D790" w14:textId="77777777" w:rsidR="00BC3D8E" w:rsidRDefault="00BC3D8E">
      <w:pPr>
        <w:pStyle w:val="a3"/>
        <w:ind w:left="104" w:firstLineChars="200" w:firstLine="420"/>
        <w:rPr>
          <w:ins w:id="229" w:author="sun lanlan" w:date="2023-11-08T00:52:00Z"/>
          <w:color w:val="333333"/>
          <w:shd w:val="clear" w:color="auto" w:fill="FFFFFF"/>
        </w:rPr>
      </w:pPr>
    </w:p>
    <w:p w14:paraId="5B390406" w14:textId="7892B3B0" w:rsidR="00BC3D8E" w:rsidRDefault="00071403">
      <w:pPr>
        <w:pStyle w:val="a3"/>
        <w:ind w:left="104" w:firstLineChars="1000" w:firstLine="2800"/>
        <w:rPr>
          <w:ins w:id="230" w:author="sun lanlan" w:date="2023-11-08T00:49:00Z"/>
          <w:color w:val="333333"/>
          <w:shd w:val="clear" w:color="auto" w:fill="FFFFFF"/>
        </w:rPr>
        <w:pPrChange w:id="231" w:author="sun lanlan" w:date="2023-11-08T09:55:00Z">
          <w:pPr>
            <w:pStyle w:val="a3"/>
            <w:ind w:left="104" w:firstLineChars="200" w:firstLine="560"/>
          </w:pPr>
        </w:pPrChange>
      </w:pPr>
      <w:ins w:id="232" w:author="sun lanlan" w:date="2023-11-08T09:55:00Z">
        <w:r w:rsidRPr="00071403">
          <w:rPr>
            <w:rFonts w:ascii="CIDFont+F3" w:eastAsiaTheme="minorEastAsia" w:hAnsi="CIDFont+F3" w:cstheme="minorBidi"/>
            <w:b/>
            <w:bCs/>
            <w:color w:val="000000"/>
            <w:sz w:val="28"/>
            <w:szCs w:val="28"/>
          </w:rPr>
          <w:t>实验二</w:t>
        </w:r>
        <w:r w:rsidRPr="00071403">
          <w:rPr>
            <w:rFonts w:ascii="CIDFont+F3" w:eastAsiaTheme="minorEastAsia" w:hAnsi="CIDFont+F3" w:cstheme="minorBidi"/>
            <w:b/>
            <w:bCs/>
            <w:color w:val="000000"/>
            <w:sz w:val="28"/>
            <w:szCs w:val="28"/>
          </w:rPr>
          <w:t xml:space="preserve"> </w:t>
        </w:r>
        <w:proofErr w:type="spellStart"/>
        <w:r w:rsidRPr="00071403">
          <w:rPr>
            <w:rFonts w:ascii="CIDFont+F3" w:eastAsiaTheme="minorEastAsia" w:hAnsi="CIDFont+F3" w:cstheme="minorBidi"/>
            <w:b/>
            <w:bCs/>
            <w:color w:val="000000"/>
            <w:sz w:val="28"/>
            <w:szCs w:val="28"/>
          </w:rPr>
          <w:t>tf</w:t>
        </w:r>
        <w:proofErr w:type="spellEnd"/>
        <w:r w:rsidRPr="00071403">
          <w:rPr>
            <w:rFonts w:ascii="CIDFont+F3" w:eastAsiaTheme="minorEastAsia" w:hAnsi="CIDFont+F3" w:cstheme="minorBidi"/>
            <w:b/>
            <w:bCs/>
            <w:color w:val="000000"/>
            <w:sz w:val="28"/>
            <w:szCs w:val="28"/>
          </w:rPr>
          <w:t xml:space="preserve"> </w:t>
        </w:r>
        <w:r w:rsidRPr="00071403">
          <w:rPr>
            <w:rFonts w:ascii="CIDFont+F3" w:eastAsiaTheme="minorEastAsia" w:hAnsi="CIDFont+F3" w:cstheme="minorBidi"/>
            <w:b/>
            <w:bCs/>
            <w:color w:val="000000"/>
            <w:sz w:val="28"/>
            <w:szCs w:val="28"/>
          </w:rPr>
          <w:t>静态坐标变换</w:t>
        </w:r>
        <w:r>
          <w:rPr>
            <w:rFonts w:ascii="CIDFont+F3" w:eastAsiaTheme="minorEastAsia" w:hAnsi="CIDFont+F3" w:cstheme="minorBidi" w:hint="eastAsia"/>
            <w:b/>
            <w:bCs/>
            <w:color w:val="000000"/>
            <w:sz w:val="28"/>
            <w:szCs w:val="28"/>
          </w:rPr>
          <w:t xml:space="preserve"> </w:t>
        </w:r>
        <w:r>
          <w:rPr>
            <w:rFonts w:ascii="CIDFont+F3" w:eastAsiaTheme="minorEastAsia" w:hAnsi="CIDFont+F3" w:cstheme="minorBidi"/>
            <w:b/>
            <w:bCs/>
            <w:color w:val="000000"/>
            <w:sz w:val="28"/>
            <w:szCs w:val="28"/>
          </w:rPr>
          <w:t xml:space="preserve"> </w:t>
        </w:r>
      </w:ins>
    </w:p>
    <w:p w14:paraId="146C57D6" w14:textId="77777777" w:rsidR="00071403" w:rsidRDefault="00071403">
      <w:pPr>
        <w:rPr>
          <w:ins w:id="233" w:author="sun lanlan" w:date="2023-11-08T10:03:00Z"/>
          <w:rFonts w:ascii="CIDFont+F3" w:hAnsi="CIDFont+F3" w:hint="eastAsia"/>
          <w:b/>
          <w:bCs/>
          <w:color w:val="000000"/>
          <w:sz w:val="32"/>
          <w:szCs w:val="32"/>
        </w:rPr>
      </w:pPr>
    </w:p>
    <w:p w14:paraId="272024B4" w14:textId="27D7AC46" w:rsidR="000B6B6B" w:rsidDel="00E03F22" w:rsidRDefault="00071403">
      <w:pPr>
        <w:rPr>
          <w:del w:id="234" w:author="sun lanlan" w:date="2023-11-08T09:56:00Z"/>
          <w:rFonts w:ascii="CIDFont+F1" w:hAnsi="CIDFont+F1" w:hint="eastAsia"/>
          <w:color w:val="000000"/>
          <w:sz w:val="24"/>
          <w:szCs w:val="24"/>
        </w:rPr>
      </w:pPr>
      <w:ins w:id="235" w:author="sun lanlan" w:date="2023-11-08T09:56:00Z">
        <w:r w:rsidRPr="00071403">
          <w:rPr>
            <w:rFonts w:ascii="CIDFont+F3" w:hAnsi="CIDFont+F3"/>
            <w:b/>
            <w:bCs/>
            <w:color w:val="000000"/>
            <w:sz w:val="32"/>
            <w:szCs w:val="32"/>
          </w:rPr>
          <w:t>实验目的：</w:t>
        </w:r>
      </w:ins>
      <w:ins w:id="236" w:author="sun lanlan" w:date="2023-11-08T10:03:00Z">
        <w:r w:rsidRPr="00071403">
          <w:rPr>
            <w:rFonts w:ascii="CIDFont+F1" w:hAnsi="CIDFont+F1"/>
            <w:color w:val="000000"/>
            <w:sz w:val="24"/>
            <w:szCs w:val="24"/>
          </w:rPr>
          <w:t>实现不同坐标系下的点或者物体之间位置的转换。</w:t>
        </w:r>
      </w:ins>
      <w:del w:id="237" w:author="sun lanlan" w:date="2023-11-08T09:56:00Z">
        <w:r w:rsidDel="00071403">
          <w:rPr>
            <w:rFonts w:ascii="宋体" w:hint="eastAsia"/>
            <w:color w:val="333333"/>
            <w:shd w:val="clear" w:color="auto" w:fill="FFFFFF"/>
          </w:rPr>
          <w:delText>下面我们来看一下雷达数据结构：</w:delText>
        </w:r>
      </w:del>
    </w:p>
    <w:p w14:paraId="68684CCD" w14:textId="77777777" w:rsidR="00E03F22" w:rsidRDefault="00E03F22" w:rsidP="00E03F22">
      <w:pPr>
        <w:pStyle w:val="a3"/>
        <w:rPr>
          <w:ins w:id="238" w:author="sun lanlan" w:date="2023-11-08T10:07:00Z"/>
          <w:color w:val="333333"/>
          <w:shd w:val="clear" w:color="auto" w:fill="FFFFFF"/>
        </w:rPr>
      </w:pPr>
    </w:p>
    <w:p w14:paraId="643695BF" w14:textId="7FB44D05" w:rsidR="00E03F22" w:rsidRDefault="00E03F22" w:rsidP="00E03F22">
      <w:pPr>
        <w:pStyle w:val="a3"/>
        <w:rPr>
          <w:ins w:id="239" w:author="sun lanlan" w:date="2023-11-08T10:13:00Z"/>
          <w:rFonts w:ascii="CIDFont+F1" w:hAnsi="CIDFont+F1" w:hint="eastAsia"/>
          <w:color w:val="000000"/>
          <w:sz w:val="24"/>
          <w:szCs w:val="24"/>
        </w:rPr>
      </w:pPr>
      <w:ins w:id="240" w:author="sun lanlan" w:date="2023-11-08T10:06:00Z">
        <w:r w:rsidRPr="00E03F22">
          <w:rPr>
            <w:rFonts w:ascii="CIDFont+F3" w:hAnsi="CIDFont+F3" w:hint="eastAsia"/>
            <w:b/>
            <w:bCs/>
            <w:color w:val="000000"/>
            <w:sz w:val="32"/>
            <w:szCs w:val="32"/>
            <w:rPrChange w:id="241" w:author="sun lanlan" w:date="2023-11-08T10:06:00Z">
              <w:rPr>
                <w:rFonts w:hint="eastAsia"/>
                <w:color w:val="333333"/>
                <w:shd w:val="clear" w:color="auto" w:fill="FFFFFF"/>
              </w:rPr>
            </w:rPrChange>
          </w:rPr>
          <w:t>实验内容：</w:t>
        </w:r>
      </w:ins>
      <w:ins w:id="242" w:author="sun lanlan" w:date="2023-11-08T10:13:00Z">
        <w:r w:rsidRPr="00E03F22">
          <w:rPr>
            <w:rFonts w:ascii="CIDFont+F1" w:hAnsi="CIDFont+F1" w:hint="eastAsia"/>
            <w:color w:val="000000"/>
            <w:sz w:val="24"/>
            <w:szCs w:val="24"/>
          </w:rPr>
          <w:t>通过调用</w:t>
        </w:r>
        <w:r w:rsidRPr="00E03F22">
          <w:rPr>
            <w:rFonts w:ascii="CIDFont+F1" w:hAnsi="CIDFont+F1"/>
            <w:color w:val="000000"/>
            <w:sz w:val="24"/>
            <w:szCs w:val="24"/>
          </w:rPr>
          <w:t xml:space="preserve"> </w:t>
        </w:r>
        <w:proofErr w:type="spellStart"/>
        <w:r w:rsidRPr="00E03F22">
          <w:rPr>
            <w:rFonts w:ascii="CIDFont+F1" w:hAnsi="CIDFont+F1"/>
            <w:color w:val="000000"/>
            <w:sz w:val="24"/>
            <w:szCs w:val="24"/>
          </w:rPr>
          <w:t>ros</w:t>
        </w:r>
        <w:proofErr w:type="spellEnd"/>
        <w:r w:rsidRPr="00E03F22">
          <w:rPr>
            <w:rFonts w:ascii="CIDFont+F1" w:hAnsi="CIDFont+F1"/>
            <w:color w:val="000000"/>
            <w:sz w:val="24"/>
            <w:szCs w:val="24"/>
          </w:rPr>
          <w:t xml:space="preserve"> </w:t>
        </w:r>
        <w:r w:rsidRPr="00E03F22">
          <w:rPr>
            <w:rFonts w:ascii="CIDFont+F1" w:hAnsi="CIDFont+F1"/>
            <w:color w:val="000000"/>
            <w:sz w:val="24"/>
            <w:szCs w:val="24"/>
          </w:rPr>
          <w:t>系统中封装好的包（把旋转量矩阵转换为四元数），将当前</w:t>
        </w:r>
        <w:r w:rsidRPr="00E03F22">
          <w:rPr>
            <w:rFonts w:ascii="CIDFont+F1" w:hAnsi="CIDFont+F1" w:hint="eastAsia"/>
            <w:color w:val="000000"/>
            <w:sz w:val="24"/>
            <w:szCs w:val="24"/>
          </w:rPr>
          <w:t>坐标进行变换。</w:t>
        </w:r>
      </w:ins>
    </w:p>
    <w:p w14:paraId="21FDE188" w14:textId="56FDDDE6" w:rsidR="00E03F22" w:rsidRPr="00E03F22" w:rsidRDefault="00E03F22" w:rsidP="00E03F22">
      <w:pPr>
        <w:pStyle w:val="a3"/>
        <w:rPr>
          <w:ins w:id="243" w:author="sun lanlan" w:date="2023-11-08T10:07:00Z"/>
          <w:rFonts w:ascii="CIDFont+F3" w:hAnsi="CIDFont+F3" w:hint="eastAsia"/>
          <w:b/>
          <w:bCs/>
          <w:color w:val="000000"/>
          <w:sz w:val="32"/>
          <w:szCs w:val="32"/>
          <w:rPrChange w:id="244" w:author="sun lanlan" w:date="2023-11-08T10:07:00Z">
            <w:rPr>
              <w:ins w:id="245" w:author="sun lanlan" w:date="2023-11-08T10:07:00Z"/>
              <w:rFonts w:ascii="CIDFont+F1" w:hAnsi="CIDFont+F1" w:hint="eastAsia"/>
              <w:color w:val="000000"/>
              <w:sz w:val="24"/>
              <w:szCs w:val="24"/>
            </w:rPr>
          </w:rPrChange>
        </w:rPr>
      </w:pPr>
      <w:ins w:id="246" w:author="sun lanlan" w:date="2023-11-08T10:07:00Z">
        <w:r w:rsidRPr="00E03F22">
          <w:rPr>
            <w:rFonts w:ascii="CIDFont+F3" w:hAnsi="CIDFont+F3" w:hint="eastAsia"/>
            <w:b/>
            <w:bCs/>
            <w:color w:val="000000"/>
            <w:sz w:val="32"/>
            <w:szCs w:val="32"/>
            <w:rPrChange w:id="247" w:author="sun lanlan" w:date="2023-11-08T10:07:00Z">
              <w:rPr>
                <w:rFonts w:ascii="CIDFont+F1" w:hAnsi="CIDFont+F1" w:hint="eastAsia"/>
                <w:color w:val="000000"/>
                <w:sz w:val="24"/>
                <w:szCs w:val="24"/>
              </w:rPr>
            </w:rPrChange>
          </w:rPr>
          <w:t>实验仪器：</w:t>
        </w:r>
        <w:r w:rsidRPr="00E03F22">
          <w:rPr>
            <w:rFonts w:ascii="CIDFont+F1" w:hAnsi="CIDFont+F1"/>
            <w:color w:val="000000"/>
            <w:sz w:val="24"/>
            <w:szCs w:val="24"/>
          </w:rPr>
          <w:t xml:space="preserve">ROS </w:t>
        </w:r>
        <w:r w:rsidRPr="00E03F22">
          <w:rPr>
            <w:rFonts w:ascii="CIDFont+F1" w:hAnsi="CIDFont+F1"/>
            <w:color w:val="000000"/>
            <w:sz w:val="24"/>
            <w:szCs w:val="24"/>
          </w:rPr>
          <w:t>智能车、电脑。</w:t>
        </w:r>
      </w:ins>
    </w:p>
    <w:p w14:paraId="300652C9" w14:textId="77777777" w:rsidR="00E03F22" w:rsidRDefault="00E03F22" w:rsidP="00E03F22">
      <w:pPr>
        <w:pStyle w:val="a3"/>
        <w:rPr>
          <w:ins w:id="248" w:author="sun lanlan" w:date="2023-11-08T10:08:00Z"/>
          <w:rFonts w:ascii="CIDFont+F3" w:hAnsi="CIDFont+F3" w:hint="eastAsia"/>
          <w:b/>
          <w:bCs/>
          <w:color w:val="000000"/>
          <w:sz w:val="32"/>
          <w:szCs w:val="32"/>
        </w:rPr>
      </w:pPr>
      <w:ins w:id="249" w:author="sun lanlan" w:date="2023-11-08T10:07:00Z">
        <w:r w:rsidRPr="00E03F22">
          <w:rPr>
            <w:rFonts w:ascii="CIDFont+F3" w:hAnsi="CIDFont+F3" w:hint="eastAsia"/>
            <w:b/>
            <w:bCs/>
            <w:color w:val="000000"/>
            <w:sz w:val="32"/>
            <w:szCs w:val="32"/>
            <w:rPrChange w:id="250" w:author="sun lanlan" w:date="2023-11-08T10:07:00Z">
              <w:rPr>
                <w:rFonts w:ascii="CIDFont+F1" w:hAnsi="CIDFont+F1" w:hint="eastAsia"/>
                <w:color w:val="000000"/>
                <w:sz w:val="24"/>
                <w:szCs w:val="24"/>
              </w:rPr>
            </w:rPrChange>
          </w:rPr>
          <w:t>实验原理：</w:t>
        </w:r>
      </w:ins>
    </w:p>
    <w:p w14:paraId="499D9810" w14:textId="2A9E3C41" w:rsidR="00E03F22" w:rsidRPr="00E03F22" w:rsidRDefault="00E03F22" w:rsidP="00E03F22">
      <w:pPr>
        <w:pStyle w:val="a3"/>
        <w:rPr>
          <w:ins w:id="251" w:author="sun lanlan" w:date="2023-11-08T10:09:00Z"/>
          <w:rFonts w:hint="eastAsia"/>
          <w:b/>
          <w:bCs/>
          <w:color w:val="333333"/>
          <w:szCs w:val="22"/>
          <w:rPrChange w:id="252" w:author="sun lanlan" w:date="2023-11-08T10:12:00Z">
            <w:rPr>
              <w:ins w:id="253" w:author="sun lanlan" w:date="2023-11-08T10:09:00Z"/>
              <w:rFonts w:ascii="CIDFont+F1" w:hAnsi="CIDFont+F1" w:hint="eastAsia"/>
              <w:color w:val="000000"/>
              <w:sz w:val="24"/>
              <w:szCs w:val="24"/>
            </w:rPr>
          </w:rPrChange>
        </w:rPr>
      </w:pPr>
      <w:ins w:id="254" w:author="sun lanlan" w:date="2023-11-08T10:08:00Z">
        <w:r w:rsidRPr="00E03F22">
          <w:rPr>
            <w:rFonts w:hint="eastAsia"/>
            <w:b/>
            <w:bCs/>
            <w:color w:val="333333"/>
            <w:szCs w:val="22"/>
            <w:rPrChange w:id="255" w:author="sun lanlan" w:date="2023-11-08T10:12:00Z">
              <w:rPr>
                <w:rFonts w:ascii="CIDFont+F3" w:hAnsi="CIDFont+F3" w:hint="eastAsia"/>
                <w:b/>
                <w:bCs/>
                <w:color w:val="000000"/>
                <w:sz w:val="32"/>
                <w:szCs w:val="32"/>
              </w:rPr>
            </w:rPrChange>
          </w:rPr>
          <w:t>机器人中的坐标变换</w:t>
        </w:r>
      </w:ins>
    </w:p>
    <w:p w14:paraId="093E5028" w14:textId="1587C847" w:rsidR="00E03F22" w:rsidRDefault="00E03F22" w:rsidP="00E03F22">
      <w:pPr>
        <w:pStyle w:val="a3"/>
        <w:rPr>
          <w:ins w:id="256" w:author="sun lanlan" w:date="2023-11-08T10:08:00Z"/>
          <w:rFonts w:ascii="CIDFont+F3" w:hAnsi="CIDFont+F3" w:hint="eastAsia"/>
          <w:b/>
          <w:bCs/>
          <w:color w:val="000000"/>
          <w:sz w:val="32"/>
          <w:szCs w:val="32"/>
        </w:rPr>
      </w:pPr>
      <w:ins w:id="257" w:author="sun lanlan" w:date="2023-11-08T10:09:00Z">
        <w:r w:rsidRPr="00E03F22">
          <w:rPr>
            <w:rFonts w:ascii="CIDFont+F3" w:hAnsi="CIDFont+F3"/>
            <w:b/>
            <w:bCs/>
            <w:noProof/>
            <w:color w:val="000000"/>
            <w:sz w:val="32"/>
            <w:szCs w:val="32"/>
          </w:rPr>
          <w:drawing>
            <wp:inline distT="0" distB="0" distL="0" distR="0" wp14:anchorId="7A20F214" wp14:editId="45651619">
              <wp:extent cx="5274310" cy="1853565"/>
              <wp:effectExtent l="0" t="0" r="2540" b="0"/>
              <wp:docPr id="14787712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565"/>
                      </a:xfrm>
                      <a:prstGeom prst="rect">
                        <a:avLst/>
                      </a:prstGeom>
                      <a:noFill/>
                      <a:ln>
                        <a:noFill/>
                      </a:ln>
                    </pic:spPr>
                  </pic:pic>
                </a:graphicData>
              </a:graphic>
            </wp:inline>
          </w:drawing>
        </w:r>
      </w:ins>
    </w:p>
    <w:p w14:paraId="724411AF" w14:textId="0093C981" w:rsidR="00E03F22" w:rsidRPr="00E03F22" w:rsidRDefault="00E03F22" w:rsidP="00E03F22">
      <w:pPr>
        <w:pStyle w:val="a3"/>
        <w:rPr>
          <w:ins w:id="258" w:author="sun lanlan" w:date="2023-11-08T10:09:00Z"/>
          <w:rFonts w:hint="eastAsia"/>
          <w:b/>
          <w:bCs/>
          <w:color w:val="333333"/>
          <w:szCs w:val="22"/>
          <w:rPrChange w:id="259" w:author="sun lanlan" w:date="2023-11-08T10:10:00Z">
            <w:rPr>
              <w:ins w:id="260" w:author="sun lanlan" w:date="2023-11-08T10:09:00Z"/>
              <w:rFonts w:ascii="CIDFont+F1" w:hAnsi="CIDFont+F1" w:hint="eastAsia"/>
              <w:color w:val="000000"/>
              <w:sz w:val="24"/>
              <w:szCs w:val="24"/>
            </w:rPr>
          </w:rPrChange>
        </w:rPr>
      </w:pPr>
      <w:ins w:id="261" w:author="sun lanlan" w:date="2023-11-08T10:09:00Z">
        <w:r w:rsidRPr="00E03F22">
          <w:rPr>
            <w:rFonts w:hint="eastAsia"/>
            <w:b/>
            <w:bCs/>
            <w:color w:val="333333"/>
            <w:szCs w:val="22"/>
            <w:rPrChange w:id="262" w:author="sun lanlan" w:date="2023-11-08T10:10:00Z">
              <w:rPr>
                <w:rFonts w:ascii="CIDFont+F1" w:hAnsi="CIDFont+F1" w:hint="eastAsia"/>
                <w:color w:val="000000"/>
                <w:sz w:val="24"/>
                <w:szCs w:val="24"/>
              </w:rPr>
            </w:rPrChange>
          </w:rPr>
          <w:t>TF</w:t>
        </w:r>
        <w:r w:rsidRPr="00E03F22">
          <w:rPr>
            <w:rFonts w:hint="eastAsia"/>
            <w:b/>
            <w:bCs/>
            <w:color w:val="333333"/>
            <w:szCs w:val="22"/>
            <w:rPrChange w:id="263" w:author="sun lanlan" w:date="2023-11-08T10:10:00Z">
              <w:rPr>
                <w:rFonts w:ascii="CIDFont+F1" w:hAnsi="CIDFont+F1" w:hint="eastAsia"/>
                <w:color w:val="000000"/>
                <w:sz w:val="24"/>
                <w:szCs w:val="24"/>
              </w:rPr>
            </w:rPrChange>
          </w:rPr>
          <w:t>功能包</w:t>
        </w:r>
      </w:ins>
      <w:ins w:id="264" w:author="sun lanlan" w:date="2023-11-08T10:10:00Z">
        <w:r>
          <w:rPr>
            <w:rFonts w:hint="eastAsia"/>
            <w:b/>
            <w:bCs/>
            <w:color w:val="333333"/>
            <w:szCs w:val="22"/>
          </w:rPr>
          <w:t>功能：（小车中不需要全部用到）</w:t>
        </w:r>
      </w:ins>
    </w:p>
    <w:p w14:paraId="4E9FD171" w14:textId="77777777" w:rsidR="00E03F22" w:rsidRDefault="00E03F22" w:rsidP="00E03F22">
      <w:pPr>
        <w:pStyle w:val="a3"/>
        <w:rPr>
          <w:ins w:id="265" w:author="sun lanlan" w:date="2023-11-08T10:10:00Z"/>
          <w:rFonts w:ascii="CIDFont+F1" w:hAnsi="CIDFont+F1" w:hint="eastAsia"/>
          <w:color w:val="000000"/>
          <w:sz w:val="24"/>
          <w:szCs w:val="24"/>
        </w:rPr>
      </w:pPr>
      <w:ins w:id="266" w:author="sun lanlan" w:date="2023-11-08T10:09:00Z">
        <w:r w:rsidRPr="00E03F22">
          <w:rPr>
            <w:rFonts w:ascii="CIDFont+F1" w:hAnsi="CIDFont+F1" w:hint="eastAsia"/>
            <w:color w:val="000000"/>
            <w:sz w:val="24"/>
            <w:szCs w:val="24"/>
          </w:rPr>
          <w:t>五秒钟之前，机器人头部坐标系相对于全局坐标系的关系是什么样的</w:t>
        </w:r>
        <w:r w:rsidRPr="00E03F22">
          <w:rPr>
            <w:rFonts w:ascii="CIDFont+F1" w:hAnsi="CIDFont+F1"/>
            <w:color w:val="000000"/>
            <w:sz w:val="24"/>
            <w:szCs w:val="24"/>
          </w:rPr>
          <w:t>?</w:t>
        </w:r>
      </w:ins>
    </w:p>
    <w:p w14:paraId="38676CB2" w14:textId="357E701D" w:rsidR="00E03F22" w:rsidRPr="00E03F22" w:rsidRDefault="00E03F22" w:rsidP="00E03F22">
      <w:pPr>
        <w:pStyle w:val="a3"/>
        <w:rPr>
          <w:ins w:id="267" w:author="sun lanlan" w:date="2023-11-08T10:09:00Z"/>
          <w:rFonts w:ascii="CIDFont+F1" w:hAnsi="CIDFont+F1" w:hint="eastAsia"/>
          <w:color w:val="000000"/>
          <w:sz w:val="24"/>
          <w:szCs w:val="24"/>
        </w:rPr>
      </w:pPr>
      <w:ins w:id="268" w:author="sun lanlan" w:date="2023-11-08T10:09:00Z">
        <w:r w:rsidRPr="00E03F22">
          <w:rPr>
            <w:rFonts w:ascii="CIDFont+F1" w:hAnsi="CIDFont+F1"/>
            <w:color w:val="000000"/>
            <w:sz w:val="24"/>
            <w:szCs w:val="24"/>
          </w:rPr>
          <w:t>机器人夹取的物体相对于机器人中心坐标系的位置在哪里</w:t>
        </w:r>
        <w:r w:rsidRPr="00E03F22">
          <w:rPr>
            <w:rFonts w:ascii="CIDFont+F1" w:hAnsi="CIDFont+F1"/>
            <w:color w:val="000000"/>
            <w:sz w:val="24"/>
            <w:szCs w:val="24"/>
          </w:rPr>
          <w:t>?</w:t>
        </w:r>
      </w:ins>
    </w:p>
    <w:p w14:paraId="0F1E973A" w14:textId="47B780FA" w:rsidR="00E03F22" w:rsidRPr="007C443C" w:rsidRDefault="00E03F22" w:rsidP="00E03F22">
      <w:pPr>
        <w:pStyle w:val="a3"/>
        <w:rPr>
          <w:ins w:id="269" w:author="sun lanlan" w:date="2023-11-08T10:09:00Z"/>
          <w:rFonts w:ascii="CIDFont+F1" w:hAnsi="CIDFont+F1" w:hint="eastAsia"/>
          <w:color w:val="000000"/>
          <w:sz w:val="24"/>
          <w:szCs w:val="24"/>
        </w:rPr>
      </w:pPr>
      <w:ins w:id="270" w:author="sun lanlan" w:date="2023-11-08T10:09:00Z">
        <w:r w:rsidRPr="00E03F22">
          <w:rPr>
            <w:rFonts w:ascii="CIDFont+F1" w:hAnsi="CIDFont+F1" w:hint="eastAsia"/>
            <w:color w:val="000000"/>
            <w:sz w:val="24"/>
            <w:szCs w:val="24"/>
          </w:rPr>
          <w:t>机器人中心坐标系相对于全局坐标系的位置在哪里</w:t>
        </w:r>
        <w:r w:rsidRPr="00E03F22">
          <w:rPr>
            <w:rFonts w:ascii="CIDFont+F1" w:hAnsi="CIDFont+F1"/>
            <w:color w:val="000000"/>
            <w:sz w:val="24"/>
            <w:szCs w:val="24"/>
          </w:rPr>
          <w:t>?</w:t>
        </w:r>
      </w:ins>
    </w:p>
    <w:p w14:paraId="0872385F" w14:textId="1F33564D" w:rsidR="00E03F22" w:rsidRPr="00E03F22" w:rsidRDefault="00E03F22" w:rsidP="00E03F22">
      <w:pPr>
        <w:pStyle w:val="a3"/>
        <w:rPr>
          <w:ins w:id="271" w:author="sun lanlan" w:date="2023-11-08T10:08:00Z"/>
          <w:rFonts w:hint="eastAsia"/>
          <w:b/>
          <w:bCs/>
          <w:color w:val="333333"/>
          <w:szCs w:val="22"/>
          <w:rPrChange w:id="272" w:author="sun lanlan" w:date="2023-11-08T10:11:00Z">
            <w:rPr>
              <w:ins w:id="273" w:author="sun lanlan" w:date="2023-11-08T10:08:00Z"/>
              <w:rFonts w:ascii="CIDFont+F3" w:hAnsi="CIDFont+F3" w:hint="eastAsia"/>
              <w:b/>
              <w:bCs/>
              <w:color w:val="000000"/>
              <w:sz w:val="32"/>
              <w:szCs w:val="32"/>
            </w:rPr>
          </w:rPrChange>
        </w:rPr>
      </w:pPr>
      <w:ins w:id="274" w:author="sun lanlan" w:date="2023-11-08T10:11:00Z">
        <w:r w:rsidRPr="007C443C">
          <w:rPr>
            <w:b/>
            <w:bCs/>
            <w:color w:val="333333"/>
            <w:szCs w:val="22"/>
          </w:rPr>
          <w:t>TF</w:t>
        </w:r>
        <w:r>
          <w:rPr>
            <w:rFonts w:hint="eastAsia"/>
            <w:b/>
            <w:bCs/>
            <w:color w:val="333333"/>
            <w:szCs w:val="22"/>
          </w:rPr>
          <w:t>坐标变换实现</w:t>
        </w:r>
      </w:ins>
    </w:p>
    <w:p w14:paraId="2362D81E" w14:textId="106A66CB" w:rsidR="00E03F22" w:rsidRDefault="00E03F22" w:rsidP="00E03F22">
      <w:pPr>
        <w:pStyle w:val="a3"/>
        <w:rPr>
          <w:ins w:id="275" w:author="sun lanlan" w:date="2023-11-08T10:11:00Z"/>
          <w:rFonts w:ascii="CIDFont+F1" w:hAnsi="CIDFont+F1" w:hint="eastAsia"/>
          <w:color w:val="000000"/>
          <w:sz w:val="24"/>
          <w:szCs w:val="24"/>
        </w:rPr>
      </w:pPr>
      <w:ins w:id="276" w:author="sun lanlan" w:date="2023-11-08T10:11:00Z">
        <w:r w:rsidRPr="00E03F22">
          <w:rPr>
            <w:rFonts w:ascii="CIDFont+F1" w:hAnsi="CIDFont+F1" w:hint="eastAsia"/>
            <w:color w:val="000000"/>
            <w:sz w:val="24"/>
            <w:szCs w:val="24"/>
          </w:rPr>
          <w:t>广播</w:t>
        </w:r>
        <w:r w:rsidRPr="00E03F22">
          <w:rPr>
            <w:rFonts w:ascii="CIDFont+F1" w:hAnsi="CIDFont+F1"/>
            <w:color w:val="000000"/>
            <w:sz w:val="24"/>
            <w:szCs w:val="24"/>
          </w:rPr>
          <w:t>TF</w:t>
        </w:r>
        <w:r w:rsidRPr="00E03F22">
          <w:rPr>
            <w:rFonts w:ascii="CIDFont+F1" w:hAnsi="CIDFont+F1"/>
            <w:color w:val="000000"/>
            <w:sz w:val="24"/>
            <w:szCs w:val="24"/>
          </w:rPr>
          <w:t>变换</w:t>
        </w:r>
      </w:ins>
    </w:p>
    <w:p w14:paraId="172CC8A9" w14:textId="2AF4133F" w:rsidR="000B6B6B" w:rsidDel="00E03F22" w:rsidRDefault="00E03F22" w:rsidP="00E03F22">
      <w:pPr>
        <w:pStyle w:val="a3"/>
        <w:rPr>
          <w:del w:id="277" w:author="sun lanlan" w:date="2023-11-08T09:56:00Z"/>
          <w:rFonts w:ascii="CIDFont+F1" w:hAnsi="CIDFont+F1" w:hint="eastAsia"/>
          <w:color w:val="000000"/>
          <w:sz w:val="24"/>
          <w:szCs w:val="24"/>
        </w:rPr>
      </w:pPr>
      <w:ins w:id="278" w:author="sun lanlan" w:date="2023-11-08T10:11:00Z">
        <w:r w:rsidRPr="00E03F22">
          <w:rPr>
            <w:rFonts w:ascii="CIDFont+F1" w:hAnsi="CIDFont+F1" w:hint="eastAsia"/>
            <w:color w:val="000000"/>
            <w:sz w:val="24"/>
            <w:szCs w:val="24"/>
          </w:rPr>
          <w:t>监听</w:t>
        </w:r>
        <w:r w:rsidRPr="00E03F22">
          <w:rPr>
            <w:rFonts w:ascii="CIDFont+F1" w:hAnsi="CIDFont+F1"/>
            <w:color w:val="000000"/>
            <w:sz w:val="24"/>
            <w:szCs w:val="24"/>
          </w:rPr>
          <w:t>TF</w:t>
        </w:r>
        <w:r w:rsidRPr="00E03F22">
          <w:rPr>
            <w:rFonts w:ascii="CIDFont+F1" w:hAnsi="CIDFont+F1"/>
            <w:color w:val="000000"/>
            <w:sz w:val="24"/>
            <w:szCs w:val="24"/>
          </w:rPr>
          <w:t>变换</w:t>
        </w:r>
      </w:ins>
      <w:del w:id="279" w:author="sun lanlan" w:date="2023-11-08T09:56:00Z">
        <w:r w:rsidDel="00071403">
          <w:rPr>
            <w:rFonts w:hint="eastAsia"/>
            <w:color w:val="333333"/>
            <w:shd w:val="clear" w:color="auto" w:fill="FFFFFF"/>
          </w:rPr>
          <w:delText>激光雷达是避障与SLAM常用的装备，ROS中也对激光雷达作出了相应的支持，各个厂家也有不少提供了自己的ROS库供开发者使用，使得无论是初学者还是大神们都能轻松愉快的使用激光雷达为自己的机器人导航。</w:delText>
        </w:r>
      </w:del>
    </w:p>
    <w:p w14:paraId="3C2581F5" w14:textId="77777777" w:rsidR="00E03F22" w:rsidRDefault="00E03F22" w:rsidP="00E03F22">
      <w:pPr>
        <w:pStyle w:val="a3"/>
        <w:rPr>
          <w:ins w:id="280" w:author="sun lanlan" w:date="2023-11-08T10:12:00Z"/>
          <w:rFonts w:ascii="CIDFont+F1" w:hAnsi="CIDFont+F1" w:hint="eastAsia"/>
          <w:color w:val="000000"/>
          <w:sz w:val="24"/>
          <w:szCs w:val="24"/>
        </w:rPr>
      </w:pPr>
    </w:p>
    <w:p w14:paraId="5EFB83EE" w14:textId="219AF8DA" w:rsidR="00E03F22" w:rsidRPr="00E03F22" w:rsidRDefault="00E03F22" w:rsidP="00E03F22">
      <w:pPr>
        <w:pStyle w:val="a3"/>
        <w:rPr>
          <w:ins w:id="281" w:author="sun lanlan" w:date="2023-11-08T10:12:00Z"/>
          <w:rFonts w:hint="eastAsia"/>
          <w:b/>
          <w:bCs/>
          <w:color w:val="333333"/>
          <w:szCs w:val="22"/>
          <w:rPrChange w:id="282" w:author="sun lanlan" w:date="2023-11-08T10:12:00Z">
            <w:rPr>
              <w:ins w:id="283" w:author="sun lanlan" w:date="2023-11-08T10:12:00Z"/>
              <w:rFonts w:ascii="CIDFont+F1" w:hAnsi="CIDFont+F1" w:hint="eastAsia"/>
              <w:color w:val="000000"/>
              <w:sz w:val="24"/>
              <w:szCs w:val="24"/>
            </w:rPr>
          </w:rPrChange>
        </w:rPr>
      </w:pPr>
      <w:ins w:id="284" w:author="sun lanlan" w:date="2023-11-08T10:12:00Z">
        <w:r w:rsidRPr="00E03F22">
          <w:rPr>
            <w:rFonts w:hint="eastAsia"/>
            <w:b/>
            <w:bCs/>
            <w:color w:val="333333"/>
            <w:szCs w:val="22"/>
            <w:rPrChange w:id="285" w:author="sun lanlan" w:date="2023-11-08T10:12:00Z">
              <w:rPr>
                <w:rFonts w:ascii="CIDFont+F1" w:hAnsi="CIDFont+F1" w:hint="eastAsia"/>
                <w:color w:val="000000"/>
                <w:sz w:val="24"/>
                <w:szCs w:val="24"/>
              </w:rPr>
            </w:rPrChange>
          </w:rPr>
          <w:t>坐标系之间的数据变换</w:t>
        </w:r>
      </w:ins>
    </w:p>
    <w:p w14:paraId="02646EE6" w14:textId="2953A708" w:rsidR="00E03F22" w:rsidRPr="00E03F22" w:rsidRDefault="00E03F22">
      <w:pPr>
        <w:pStyle w:val="a3"/>
        <w:rPr>
          <w:ins w:id="286" w:author="sun lanlan" w:date="2023-11-08T10:12:00Z"/>
          <w:rFonts w:ascii="CIDFont+F1" w:hAnsi="CIDFont+F1"/>
          <w:color w:val="000000"/>
          <w:sz w:val="24"/>
          <w:szCs w:val="24"/>
          <w:rPrChange w:id="287" w:author="sun lanlan" w:date="2023-11-08T10:11:00Z">
            <w:rPr>
              <w:ins w:id="288" w:author="sun lanlan" w:date="2023-11-08T10:12:00Z"/>
              <w:color w:val="333333"/>
              <w:shd w:val="clear" w:color="auto" w:fill="FFFFFF"/>
            </w:rPr>
          </w:rPrChange>
        </w:rPr>
        <w:pPrChange w:id="289" w:author="sun lanlan" w:date="2023-11-08T10:11:00Z">
          <w:pPr>
            <w:pStyle w:val="a3"/>
            <w:ind w:left="104" w:firstLineChars="200" w:firstLine="480"/>
          </w:pPr>
        </w:pPrChange>
      </w:pPr>
      <w:ins w:id="290" w:author="sun lanlan" w:date="2023-11-08T10:12:00Z">
        <w:r w:rsidRPr="00E03F22">
          <w:rPr>
            <w:rFonts w:ascii="CIDFont+F1" w:hAnsi="CIDFont+F1"/>
            <w:noProof/>
            <w:color w:val="000000"/>
            <w:sz w:val="24"/>
            <w:szCs w:val="24"/>
          </w:rPr>
          <w:drawing>
            <wp:inline distT="0" distB="0" distL="0" distR="0" wp14:anchorId="0D10B133" wp14:editId="342CB446">
              <wp:extent cx="5274310" cy="1426845"/>
              <wp:effectExtent l="0" t="0" r="2540" b="1905"/>
              <wp:docPr id="5530432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26845"/>
                      </a:xfrm>
                      <a:prstGeom prst="rect">
                        <a:avLst/>
                      </a:prstGeom>
                      <a:noFill/>
                      <a:ln>
                        <a:noFill/>
                      </a:ln>
                    </pic:spPr>
                  </pic:pic>
                </a:graphicData>
              </a:graphic>
            </wp:inline>
          </w:drawing>
        </w:r>
      </w:ins>
    </w:p>
    <w:p w14:paraId="7E6DE0C6" w14:textId="4E877048" w:rsidR="00E03F22" w:rsidRDefault="00E03F22" w:rsidP="00E03F22">
      <w:pPr>
        <w:pStyle w:val="a3"/>
        <w:rPr>
          <w:ins w:id="291" w:author="sun lanlan" w:date="2023-11-08T10:14:00Z"/>
          <w:rFonts w:ascii="CIDFont+F3" w:hAnsi="CIDFont+F3" w:hint="eastAsia"/>
          <w:b/>
          <w:bCs/>
          <w:color w:val="000000"/>
          <w:sz w:val="32"/>
          <w:szCs w:val="32"/>
        </w:rPr>
      </w:pPr>
      <w:ins w:id="292" w:author="sun lanlan" w:date="2023-11-08T10:13:00Z">
        <w:r w:rsidRPr="007C443C">
          <w:rPr>
            <w:rFonts w:ascii="CIDFont+F3" w:hAnsi="CIDFont+F3" w:hint="eastAsia"/>
            <w:b/>
            <w:bCs/>
            <w:color w:val="000000"/>
            <w:sz w:val="32"/>
            <w:szCs w:val="32"/>
          </w:rPr>
          <w:t>实验</w:t>
        </w:r>
        <w:r>
          <w:rPr>
            <w:rFonts w:ascii="CIDFont+F3" w:hAnsi="CIDFont+F3" w:hint="eastAsia"/>
            <w:b/>
            <w:bCs/>
            <w:color w:val="000000"/>
            <w:sz w:val="32"/>
            <w:szCs w:val="32"/>
          </w:rPr>
          <w:t>步骤</w:t>
        </w:r>
        <w:r w:rsidRPr="007C443C">
          <w:rPr>
            <w:rFonts w:ascii="CIDFont+F3" w:hAnsi="CIDFont+F3" w:hint="eastAsia"/>
            <w:b/>
            <w:bCs/>
            <w:color w:val="000000"/>
            <w:sz w:val="32"/>
            <w:szCs w:val="32"/>
          </w:rPr>
          <w:t>：</w:t>
        </w:r>
      </w:ins>
    </w:p>
    <w:p w14:paraId="58CB0BA0" w14:textId="758985E3" w:rsidR="00E03F22" w:rsidRPr="00E03F22" w:rsidRDefault="00E03F22" w:rsidP="00E03F22">
      <w:pPr>
        <w:pStyle w:val="a3"/>
        <w:rPr>
          <w:ins w:id="293" w:author="sun lanlan" w:date="2023-11-08T10:13:00Z"/>
          <w:rFonts w:hint="eastAsia"/>
          <w:b/>
          <w:bCs/>
          <w:color w:val="333333"/>
          <w:szCs w:val="22"/>
          <w:rPrChange w:id="294" w:author="sun lanlan" w:date="2023-11-08T10:14:00Z">
            <w:rPr>
              <w:ins w:id="295" w:author="sun lanlan" w:date="2023-11-08T10:13:00Z"/>
              <w:rFonts w:ascii="CIDFont+F3" w:hAnsi="CIDFont+F3" w:hint="eastAsia"/>
              <w:b/>
              <w:bCs/>
              <w:color w:val="000000"/>
              <w:sz w:val="32"/>
              <w:szCs w:val="32"/>
            </w:rPr>
          </w:rPrChange>
        </w:rPr>
      </w:pPr>
      <w:ins w:id="296" w:author="sun lanlan" w:date="2023-11-08T10:14:00Z">
        <w:r>
          <w:rPr>
            <w:rFonts w:hint="eastAsia"/>
            <w:b/>
            <w:bCs/>
            <w:color w:val="333333"/>
            <w:szCs w:val="22"/>
          </w:rPr>
          <w:t>1</w:t>
        </w:r>
        <w:r w:rsidRPr="00E03F22">
          <w:rPr>
            <w:rFonts w:hint="eastAsia"/>
            <w:b/>
            <w:bCs/>
            <w:color w:val="333333"/>
            <w:szCs w:val="22"/>
            <w:rPrChange w:id="297" w:author="sun lanlan" w:date="2023-11-08T10:14:00Z">
              <w:rPr>
                <w:rFonts w:ascii="CIDFont+F3" w:hAnsi="CIDFont+F3" w:hint="eastAsia"/>
                <w:b/>
                <w:bCs/>
                <w:color w:val="000000"/>
                <w:sz w:val="32"/>
                <w:szCs w:val="32"/>
              </w:rPr>
            </w:rPrChange>
          </w:rPr>
          <w:t>、</w:t>
        </w:r>
        <w:r w:rsidRPr="00E03F22">
          <w:rPr>
            <w:rFonts w:hint="eastAsia"/>
            <w:b/>
            <w:bCs/>
            <w:color w:val="333333"/>
            <w:szCs w:val="22"/>
            <w:rPrChange w:id="298" w:author="sun lanlan" w:date="2023-11-08T10:14:00Z">
              <w:rPr>
                <w:rFonts w:ascii="CIDFont+F3" w:hAnsi="CIDFont+F3" w:hint="eastAsia"/>
                <w:b/>
                <w:bCs/>
                <w:color w:val="000000"/>
                <w:sz w:val="32"/>
                <w:szCs w:val="32"/>
              </w:rPr>
            </w:rPrChange>
          </w:rPr>
          <w:t xml:space="preserve"> </w:t>
        </w:r>
        <w:r w:rsidRPr="00E03F22">
          <w:rPr>
            <w:rFonts w:hint="eastAsia"/>
            <w:b/>
            <w:bCs/>
            <w:color w:val="333333"/>
            <w:szCs w:val="22"/>
            <w:rPrChange w:id="299" w:author="sun lanlan" w:date="2023-11-08T10:14:00Z">
              <w:rPr>
                <w:rFonts w:ascii="CIDFont+F3" w:hAnsi="CIDFont+F3" w:hint="eastAsia"/>
                <w:b/>
                <w:bCs/>
                <w:color w:val="000000"/>
                <w:sz w:val="32"/>
                <w:szCs w:val="32"/>
              </w:rPr>
            </w:rPrChange>
          </w:rPr>
          <w:t>获取坐标参数</w:t>
        </w:r>
      </w:ins>
    </w:p>
    <w:p w14:paraId="0F33B1B1" w14:textId="77777777" w:rsidR="00E03F22" w:rsidRPr="00E03F22" w:rsidRDefault="00E03F22" w:rsidP="00E03F22">
      <w:pPr>
        <w:pStyle w:val="a3"/>
        <w:rPr>
          <w:ins w:id="300" w:author="sun lanlan" w:date="2023-11-08T10:14:00Z"/>
          <w:rFonts w:ascii="CIDFont+F1" w:hAnsi="CIDFont+F1"/>
          <w:color w:val="000000"/>
          <w:sz w:val="24"/>
          <w:szCs w:val="24"/>
          <w:rPrChange w:id="301" w:author="sun lanlan" w:date="2023-11-08T10:14:00Z">
            <w:rPr>
              <w:ins w:id="302" w:author="sun lanlan" w:date="2023-11-08T10:14:00Z"/>
              <w:color w:val="333333"/>
              <w:shd w:val="clear" w:color="auto" w:fill="FFFFFF"/>
            </w:rPr>
          </w:rPrChange>
        </w:rPr>
      </w:pPr>
      <w:ins w:id="303" w:author="sun lanlan" w:date="2023-11-08T10:14:00Z">
        <w:r w:rsidRPr="00E03F22">
          <w:rPr>
            <w:rFonts w:ascii="CIDFont+F1" w:hAnsi="CIDFont+F1" w:hint="eastAsia"/>
            <w:color w:val="000000"/>
            <w:sz w:val="24"/>
            <w:szCs w:val="24"/>
            <w:rPrChange w:id="304" w:author="sun lanlan" w:date="2023-11-08T10:14:00Z">
              <w:rPr>
                <w:rFonts w:hint="eastAsia"/>
                <w:color w:val="333333"/>
                <w:shd w:val="clear" w:color="auto" w:fill="FFFFFF"/>
              </w:rPr>
            </w:rPrChange>
          </w:rPr>
          <w:lastRenderedPageBreak/>
          <w:t>通过打印坐标相关信息，获取坐标的参数，其中较为常用的消息类型是：</w:t>
        </w:r>
      </w:ins>
    </w:p>
    <w:p w14:paraId="1D3EFBA2" w14:textId="3DCBF32F" w:rsidR="00E03F22" w:rsidRDefault="00E03F22" w:rsidP="00E03F22">
      <w:pPr>
        <w:pStyle w:val="a3"/>
        <w:rPr>
          <w:ins w:id="305" w:author="sun lanlan" w:date="2023-11-08T10:14:00Z"/>
          <w:rFonts w:ascii="CIDFont+F1" w:hAnsi="CIDFont+F1" w:hint="eastAsia"/>
          <w:color w:val="000000"/>
          <w:sz w:val="24"/>
          <w:szCs w:val="24"/>
        </w:rPr>
      </w:pPr>
      <w:proofErr w:type="spellStart"/>
      <w:ins w:id="306" w:author="sun lanlan" w:date="2023-11-08T10:14:00Z">
        <w:r w:rsidRPr="00E03F22">
          <w:rPr>
            <w:rFonts w:ascii="CIDFont+F1" w:hAnsi="CIDFont+F1"/>
            <w:color w:val="000000"/>
            <w:sz w:val="24"/>
            <w:szCs w:val="24"/>
            <w:rPrChange w:id="307" w:author="sun lanlan" w:date="2023-11-08T10:14:00Z">
              <w:rPr>
                <w:color w:val="333333"/>
                <w:shd w:val="clear" w:color="auto" w:fill="FFFFFF"/>
              </w:rPr>
            </w:rPrChange>
          </w:rPr>
          <w:t>geometry_msgs</w:t>
        </w:r>
        <w:proofErr w:type="spellEnd"/>
        <w:r w:rsidRPr="00E03F22">
          <w:rPr>
            <w:rFonts w:ascii="CIDFont+F1" w:hAnsi="CIDFont+F1"/>
            <w:color w:val="000000"/>
            <w:sz w:val="24"/>
            <w:szCs w:val="24"/>
            <w:rPrChange w:id="308" w:author="sun lanlan" w:date="2023-11-08T10:14:00Z">
              <w:rPr>
                <w:color w:val="333333"/>
                <w:shd w:val="clear" w:color="auto" w:fill="FFFFFF"/>
              </w:rPr>
            </w:rPrChange>
          </w:rPr>
          <w:t>/</w:t>
        </w:r>
        <w:proofErr w:type="spellStart"/>
        <w:r w:rsidRPr="00E03F22">
          <w:rPr>
            <w:rFonts w:ascii="CIDFont+F1" w:hAnsi="CIDFont+F1"/>
            <w:color w:val="000000"/>
            <w:sz w:val="24"/>
            <w:szCs w:val="24"/>
            <w:rPrChange w:id="309" w:author="sun lanlan" w:date="2023-11-08T10:14:00Z">
              <w:rPr>
                <w:color w:val="333333"/>
                <w:shd w:val="clear" w:color="auto" w:fill="FFFFFF"/>
              </w:rPr>
            </w:rPrChange>
          </w:rPr>
          <w:t>TransformStamped</w:t>
        </w:r>
        <w:proofErr w:type="spellEnd"/>
        <w:r w:rsidRPr="00E03F22">
          <w:rPr>
            <w:rFonts w:ascii="CIDFont+F1" w:hAnsi="CIDFont+F1"/>
            <w:color w:val="000000"/>
            <w:sz w:val="24"/>
            <w:szCs w:val="24"/>
            <w:rPrChange w:id="310" w:author="sun lanlan" w:date="2023-11-08T10:14:00Z">
              <w:rPr>
                <w:color w:val="333333"/>
                <w:shd w:val="clear" w:color="auto" w:fill="FFFFFF"/>
              </w:rPr>
            </w:rPrChange>
          </w:rPr>
          <w:t xml:space="preserve"> </w:t>
        </w:r>
        <w:r w:rsidRPr="00E03F22">
          <w:rPr>
            <w:rFonts w:ascii="CIDFont+F1" w:hAnsi="CIDFont+F1"/>
            <w:color w:val="000000"/>
            <w:sz w:val="24"/>
            <w:szCs w:val="24"/>
            <w:rPrChange w:id="311" w:author="sun lanlan" w:date="2023-11-08T10:14:00Z">
              <w:rPr>
                <w:color w:val="333333"/>
                <w:shd w:val="clear" w:color="auto" w:fill="FFFFFF"/>
              </w:rPr>
            </w:rPrChange>
          </w:rPr>
          <w:t>和</w:t>
        </w:r>
        <w:proofErr w:type="spellStart"/>
        <w:r w:rsidRPr="00E03F22">
          <w:rPr>
            <w:rFonts w:ascii="CIDFont+F1" w:hAnsi="CIDFont+F1"/>
            <w:color w:val="000000"/>
            <w:sz w:val="24"/>
            <w:szCs w:val="24"/>
            <w:rPrChange w:id="312" w:author="sun lanlan" w:date="2023-11-08T10:14:00Z">
              <w:rPr>
                <w:color w:val="333333"/>
                <w:shd w:val="clear" w:color="auto" w:fill="FFFFFF"/>
              </w:rPr>
            </w:rPrChange>
          </w:rPr>
          <w:t>geometry_msgs</w:t>
        </w:r>
        <w:proofErr w:type="spellEnd"/>
        <w:r w:rsidRPr="00E03F22">
          <w:rPr>
            <w:rFonts w:ascii="CIDFont+F1" w:hAnsi="CIDFont+F1"/>
            <w:color w:val="000000"/>
            <w:sz w:val="24"/>
            <w:szCs w:val="24"/>
            <w:rPrChange w:id="313" w:author="sun lanlan" w:date="2023-11-08T10:14:00Z">
              <w:rPr>
                <w:color w:val="333333"/>
                <w:shd w:val="clear" w:color="auto" w:fill="FFFFFF"/>
              </w:rPr>
            </w:rPrChange>
          </w:rPr>
          <w:t>/</w:t>
        </w:r>
        <w:proofErr w:type="spellStart"/>
        <w:r w:rsidRPr="00E03F22">
          <w:rPr>
            <w:rFonts w:ascii="CIDFont+F1" w:hAnsi="CIDFont+F1"/>
            <w:color w:val="000000"/>
            <w:sz w:val="24"/>
            <w:szCs w:val="24"/>
            <w:rPrChange w:id="314" w:author="sun lanlan" w:date="2023-11-08T10:14:00Z">
              <w:rPr>
                <w:color w:val="333333"/>
                <w:shd w:val="clear" w:color="auto" w:fill="FFFFFF"/>
              </w:rPr>
            </w:rPrChange>
          </w:rPr>
          <w:t>PointStamped</w:t>
        </w:r>
        <w:proofErr w:type="spellEnd"/>
        <w:r w:rsidRPr="00E03F22">
          <w:rPr>
            <w:rFonts w:ascii="CIDFont+F1" w:hAnsi="CIDFont+F1"/>
            <w:color w:val="000000"/>
            <w:sz w:val="24"/>
            <w:szCs w:val="24"/>
            <w:rPrChange w:id="315" w:author="sun lanlan" w:date="2023-11-08T10:14:00Z">
              <w:rPr>
                <w:color w:val="333333"/>
                <w:shd w:val="clear" w:color="auto" w:fill="FFFFFF"/>
              </w:rPr>
            </w:rPrChange>
          </w:rPr>
          <w:t>,</w:t>
        </w:r>
      </w:ins>
    </w:p>
    <w:p w14:paraId="06A2A65D" w14:textId="77777777" w:rsidR="00E03F22" w:rsidRDefault="00E03F22" w:rsidP="00E03F22">
      <w:pPr>
        <w:pStyle w:val="a3"/>
        <w:rPr>
          <w:ins w:id="316" w:author="sun lanlan" w:date="2023-11-08T10:14:00Z"/>
          <w:rFonts w:ascii="CIDFont+F1" w:hAnsi="CIDFont+F1" w:hint="eastAsia"/>
          <w:color w:val="000000"/>
          <w:sz w:val="24"/>
          <w:szCs w:val="24"/>
        </w:rPr>
      </w:pPr>
    </w:p>
    <w:p w14:paraId="7293986E" w14:textId="2EB2D26A" w:rsidR="00E03F22" w:rsidRPr="00E03F22" w:rsidRDefault="00E03F22" w:rsidP="00E03F22">
      <w:pPr>
        <w:pStyle w:val="a3"/>
        <w:rPr>
          <w:ins w:id="317" w:author="sun lanlan" w:date="2023-11-08T10:14:00Z"/>
          <w:rFonts w:ascii="CIDFont+F1" w:hAnsi="CIDFont+F1"/>
          <w:color w:val="000000"/>
          <w:sz w:val="24"/>
          <w:szCs w:val="24"/>
          <w:rPrChange w:id="318" w:author="sun lanlan" w:date="2023-11-08T10:14:00Z">
            <w:rPr>
              <w:ins w:id="319" w:author="sun lanlan" w:date="2023-11-08T10:14:00Z"/>
              <w:color w:val="333333"/>
              <w:shd w:val="clear" w:color="auto" w:fill="FFFFFF"/>
            </w:rPr>
          </w:rPrChange>
        </w:rPr>
      </w:pPr>
      <w:ins w:id="320" w:author="sun lanlan" w:date="2023-11-08T10:14:00Z">
        <w:r w:rsidRPr="00E03F22">
          <w:rPr>
            <w:rFonts w:ascii="CIDFont+F1" w:hAnsi="CIDFont+F1"/>
            <w:color w:val="000000"/>
            <w:sz w:val="24"/>
            <w:szCs w:val="24"/>
            <w:rPrChange w:id="321" w:author="sun lanlan" w:date="2023-11-08T10:14:00Z">
              <w:rPr>
                <w:color w:val="333333"/>
                <w:shd w:val="clear" w:color="auto" w:fill="FFFFFF"/>
              </w:rPr>
            </w:rPrChange>
          </w:rPr>
          <w:t>本次实验使用的是</w:t>
        </w:r>
      </w:ins>
    </w:p>
    <w:p w14:paraId="2F5CD006" w14:textId="77777777" w:rsidR="00E03F22" w:rsidRDefault="00E03F22" w:rsidP="00E03F22">
      <w:pPr>
        <w:pStyle w:val="a3"/>
        <w:rPr>
          <w:ins w:id="322" w:author="sun lanlan" w:date="2023-11-08T10:15:00Z"/>
          <w:rFonts w:ascii="CIDFont+F1" w:hAnsi="CIDFont+F1" w:hint="eastAsia"/>
          <w:color w:val="000000"/>
          <w:sz w:val="24"/>
          <w:szCs w:val="24"/>
        </w:rPr>
      </w:pPr>
      <w:proofErr w:type="spellStart"/>
      <w:ins w:id="323" w:author="sun lanlan" w:date="2023-11-08T10:14:00Z">
        <w:r w:rsidRPr="00E03F22">
          <w:rPr>
            <w:rFonts w:ascii="CIDFont+F1" w:hAnsi="CIDFont+F1"/>
            <w:color w:val="000000"/>
            <w:sz w:val="24"/>
            <w:szCs w:val="24"/>
            <w:rPrChange w:id="324" w:author="sun lanlan" w:date="2023-11-08T10:14:00Z">
              <w:rPr>
                <w:color w:val="333333"/>
                <w:shd w:val="clear" w:color="auto" w:fill="FFFFFF"/>
              </w:rPr>
            </w:rPrChange>
          </w:rPr>
          <w:t>geometry_msgs</w:t>
        </w:r>
        <w:proofErr w:type="spellEnd"/>
        <w:r w:rsidRPr="00E03F22">
          <w:rPr>
            <w:rFonts w:ascii="CIDFont+F1" w:hAnsi="CIDFont+F1"/>
            <w:color w:val="000000"/>
            <w:sz w:val="24"/>
            <w:szCs w:val="24"/>
            <w:rPrChange w:id="325" w:author="sun lanlan" w:date="2023-11-08T10:14:00Z">
              <w:rPr>
                <w:color w:val="333333"/>
                <w:shd w:val="clear" w:color="auto" w:fill="FFFFFF"/>
              </w:rPr>
            </w:rPrChange>
          </w:rPr>
          <w:t>/</w:t>
        </w:r>
        <w:proofErr w:type="spellStart"/>
        <w:r w:rsidRPr="00E03F22">
          <w:rPr>
            <w:rFonts w:ascii="CIDFont+F1" w:hAnsi="CIDFont+F1"/>
            <w:color w:val="000000"/>
            <w:sz w:val="24"/>
            <w:szCs w:val="24"/>
            <w:rPrChange w:id="326" w:author="sun lanlan" w:date="2023-11-08T10:14:00Z">
              <w:rPr>
                <w:color w:val="333333"/>
                <w:shd w:val="clear" w:color="auto" w:fill="FFFFFF"/>
              </w:rPr>
            </w:rPrChange>
          </w:rPr>
          <w:t>TransformStamped</w:t>
        </w:r>
        <w:proofErr w:type="spellEnd"/>
        <w:r w:rsidRPr="00E03F22">
          <w:rPr>
            <w:rFonts w:ascii="CIDFont+F1" w:hAnsi="CIDFont+F1"/>
            <w:color w:val="000000"/>
            <w:sz w:val="24"/>
            <w:szCs w:val="24"/>
            <w:rPrChange w:id="327" w:author="sun lanlan" w:date="2023-11-08T10:14:00Z">
              <w:rPr>
                <w:color w:val="333333"/>
                <w:shd w:val="clear" w:color="auto" w:fill="FFFFFF"/>
              </w:rPr>
            </w:rPrChange>
          </w:rPr>
          <w:t>,</w:t>
        </w:r>
      </w:ins>
    </w:p>
    <w:p w14:paraId="495ECEF9" w14:textId="77777777" w:rsidR="00E03F22" w:rsidRDefault="00E03F22" w:rsidP="00E03F22">
      <w:pPr>
        <w:pStyle w:val="a3"/>
        <w:rPr>
          <w:ins w:id="328" w:author="sun lanlan" w:date="2023-11-08T10:14:00Z"/>
          <w:rFonts w:ascii="CIDFont+F1" w:hAnsi="CIDFont+F1" w:hint="eastAsia"/>
          <w:color w:val="000000"/>
          <w:sz w:val="24"/>
          <w:szCs w:val="24"/>
        </w:rPr>
      </w:pPr>
    </w:p>
    <w:p w14:paraId="269CAB6D" w14:textId="68A6DE0B" w:rsidR="00E03F22" w:rsidRPr="00E03F22" w:rsidRDefault="00E03F22" w:rsidP="00E03F22">
      <w:pPr>
        <w:pStyle w:val="a3"/>
        <w:rPr>
          <w:ins w:id="329" w:author="sun lanlan" w:date="2023-11-08T10:14:00Z"/>
          <w:rFonts w:ascii="CIDFont+F1" w:hAnsi="CIDFont+F1"/>
          <w:color w:val="000000"/>
          <w:sz w:val="24"/>
          <w:szCs w:val="24"/>
          <w:rPrChange w:id="330" w:author="sun lanlan" w:date="2023-11-08T10:14:00Z">
            <w:rPr>
              <w:ins w:id="331" w:author="sun lanlan" w:date="2023-11-08T10:14:00Z"/>
              <w:color w:val="333333"/>
              <w:shd w:val="clear" w:color="auto" w:fill="FFFFFF"/>
            </w:rPr>
          </w:rPrChange>
        </w:rPr>
      </w:pPr>
      <w:ins w:id="332" w:author="sun lanlan" w:date="2023-11-08T10:14:00Z">
        <w:r w:rsidRPr="00E03F22">
          <w:rPr>
            <w:rFonts w:ascii="CIDFont+F1" w:hAnsi="CIDFont+F1"/>
            <w:color w:val="000000"/>
            <w:sz w:val="24"/>
            <w:szCs w:val="24"/>
            <w:rPrChange w:id="333" w:author="sun lanlan" w:date="2023-11-08T10:14:00Z">
              <w:rPr>
                <w:color w:val="333333"/>
                <w:shd w:val="clear" w:color="auto" w:fill="FFFFFF"/>
              </w:rPr>
            </w:rPrChange>
          </w:rPr>
          <w:t>在终端</w:t>
        </w:r>
        <w:r w:rsidRPr="00E03F22">
          <w:rPr>
            <w:rFonts w:ascii="CIDFont+F1" w:hAnsi="CIDFont+F1"/>
            <w:color w:val="000000"/>
            <w:sz w:val="24"/>
            <w:szCs w:val="24"/>
            <w:rPrChange w:id="334" w:author="sun lanlan" w:date="2023-11-08T10:14:00Z">
              <w:rPr>
                <w:color w:val="333333"/>
                <w:shd w:val="clear" w:color="auto" w:fill="FFFFFF"/>
              </w:rPr>
            </w:rPrChange>
          </w:rPr>
          <w:t xml:space="preserve"> terminator </w:t>
        </w:r>
        <w:r w:rsidRPr="00E03F22">
          <w:rPr>
            <w:rFonts w:ascii="CIDFont+F1" w:hAnsi="CIDFont+F1"/>
            <w:color w:val="000000"/>
            <w:sz w:val="24"/>
            <w:szCs w:val="24"/>
            <w:rPrChange w:id="335" w:author="sun lanlan" w:date="2023-11-08T10:14:00Z">
              <w:rPr>
                <w:color w:val="333333"/>
                <w:shd w:val="clear" w:color="auto" w:fill="FFFFFF"/>
              </w:rPr>
            </w:rPrChange>
          </w:rPr>
          <w:t>中输入</w:t>
        </w:r>
        <w:r w:rsidRPr="00E03F22">
          <w:rPr>
            <w:rFonts w:ascii="CIDFont+F1" w:hAnsi="CIDFont+F1"/>
            <w:color w:val="000000"/>
            <w:sz w:val="24"/>
            <w:szCs w:val="24"/>
            <w:rPrChange w:id="336" w:author="sun lanlan" w:date="2023-11-08T10:14:00Z">
              <w:rPr>
                <w:color w:val="333333"/>
                <w:shd w:val="clear" w:color="auto" w:fill="FFFFFF"/>
              </w:rPr>
            </w:rPrChange>
          </w:rPr>
          <w:t xml:space="preserve"> </w:t>
        </w:r>
        <w:proofErr w:type="spellStart"/>
        <w:r w:rsidRPr="00E03F22">
          <w:rPr>
            <w:rFonts w:ascii="CIDFont+F1" w:hAnsi="CIDFont+F1"/>
            <w:color w:val="000000"/>
            <w:sz w:val="24"/>
            <w:szCs w:val="24"/>
            <w:rPrChange w:id="337" w:author="sun lanlan" w:date="2023-11-08T10:14:00Z">
              <w:rPr>
                <w:color w:val="333333"/>
                <w:shd w:val="clear" w:color="auto" w:fill="FFFFFF"/>
              </w:rPr>
            </w:rPrChange>
          </w:rPr>
          <w:t>rosmsginfo</w:t>
        </w:r>
        <w:proofErr w:type="spellEnd"/>
        <w:r w:rsidRPr="00E03F22">
          <w:rPr>
            <w:rFonts w:ascii="CIDFont+F1" w:hAnsi="CIDFont+F1"/>
            <w:color w:val="000000"/>
            <w:sz w:val="24"/>
            <w:szCs w:val="24"/>
            <w:rPrChange w:id="338" w:author="sun lanlan" w:date="2023-11-08T10:14:00Z">
              <w:rPr>
                <w:color w:val="333333"/>
                <w:shd w:val="clear" w:color="auto" w:fill="FFFFFF"/>
              </w:rPr>
            </w:rPrChange>
          </w:rPr>
          <w:t xml:space="preserve"> </w:t>
        </w:r>
        <w:proofErr w:type="spellStart"/>
        <w:r w:rsidRPr="00E03F22">
          <w:rPr>
            <w:rFonts w:ascii="CIDFont+F1" w:hAnsi="CIDFont+F1"/>
            <w:color w:val="000000"/>
            <w:sz w:val="24"/>
            <w:szCs w:val="24"/>
            <w:rPrChange w:id="339" w:author="sun lanlan" w:date="2023-11-08T10:14:00Z">
              <w:rPr>
                <w:color w:val="333333"/>
                <w:shd w:val="clear" w:color="auto" w:fill="FFFFFF"/>
              </w:rPr>
            </w:rPrChange>
          </w:rPr>
          <w:t>geometry_msgs</w:t>
        </w:r>
        <w:proofErr w:type="spellEnd"/>
        <w:r w:rsidRPr="00E03F22">
          <w:rPr>
            <w:rFonts w:ascii="CIDFont+F1" w:hAnsi="CIDFont+F1"/>
            <w:color w:val="000000"/>
            <w:sz w:val="24"/>
            <w:szCs w:val="24"/>
            <w:rPrChange w:id="340" w:author="sun lanlan" w:date="2023-11-08T10:14:00Z">
              <w:rPr>
                <w:color w:val="333333"/>
                <w:shd w:val="clear" w:color="auto" w:fill="FFFFFF"/>
              </w:rPr>
            </w:rPrChange>
          </w:rPr>
          <w:t>/</w:t>
        </w:r>
        <w:proofErr w:type="spellStart"/>
        <w:r w:rsidRPr="00E03F22">
          <w:rPr>
            <w:rFonts w:ascii="CIDFont+F1" w:hAnsi="CIDFont+F1"/>
            <w:color w:val="000000"/>
            <w:sz w:val="24"/>
            <w:szCs w:val="24"/>
            <w:rPrChange w:id="341" w:author="sun lanlan" w:date="2023-11-08T10:14:00Z">
              <w:rPr>
                <w:color w:val="333333"/>
                <w:shd w:val="clear" w:color="auto" w:fill="FFFFFF"/>
              </w:rPr>
            </w:rPrChange>
          </w:rPr>
          <w:t>TransformStamped</w:t>
        </w:r>
        <w:proofErr w:type="spellEnd"/>
      </w:ins>
    </w:p>
    <w:p w14:paraId="2C1AC8DF" w14:textId="63693795" w:rsidR="000B6B6B" w:rsidDel="00E03F22" w:rsidRDefault="00E03F22" w:rsidP="00E03F22">
      <w:pPr>
        <w:pStyle w:val="a3"/>
        <w:rPr>
          <w:del w:id="342" w:author="sun lanlan" w:date="2023-11-08T09:56:00Z"/>
          <w:rFonts w:ascii="CIDFont+F1" w:hAnsi="CIDFont+F1" w:hint="eastAsia"/>
          <w:color w:val="000000"/>
          <w:sz w:val="24"/>
          <w:szCs w:val="24"/>
        </w:rPr>
      </w:pPr>
      <w:ins w:id="343" w:author="sun lanlan" w:date="2023-11-08T10:14:00Z">
        <w:r w:rsidRPr="00E03F22">
          <w:rPr>
            <w:rFonts w:ascii="CIDFont+F1" w:hAnsi="CIDFont+F1" w:hint="eastAsia"/>
            <w:color w:val="000000"/>
            <w:sz w:val="24"/>
            <w:szCs w:val="24"/>
            <w:rPrChange w:id="344" w:author="sun lanlan" w:date="2023-11-08T10:14:00Z">
              <w:rPr>
                <w:rFonts w:hint="eastAsia"/>
                <w:color w:val="333333"/>
                <w:shd w:val="clear" w:color="auto" w:fill="FFFFFF"/>
              </w:rPr>
            </w:rPrChange>
          </w:rPr>
          <w:t>打印输出后得到结果为</w:t>
        </w:r>
        <w:r w:rsidRPr="00E03F22">
          <w:rPr>
            <w:rFonts w:ascii="CIDFont+F1" w:hAnsi="CIDFont+F1"/>
            <w:color w:val="000000"/>
            <w:sz w:val="24"/>
            <w:szCs w:val="24"/>
            <w:rPrChange w:id="345" w:author="sun lanlan" w:date="2023-11-08T10:14:00Z">
              <w:rPr>
                <w:color w:val="333333"/>
                <w:shd w:val="clear" w:color="auto" w:fill="FFFFFF"/>
              </w:rPr>
            </w:rPrChange>
          </w:rPr>
          <w:t>:</w:t>
        </w:r>
      </w:ins>
      <w:del w:id="346" w:author="sun lanlan" w:date="2023-11-08T09:56:00Z">
        <w:r w:rsidRPr="00E03F22" w:rsidDel="00071403">
          <w:rPr>
            <w:rFonts w:ascii="CIDFont+F1" w:hAnsi="CIDFont+F1"/>
            <w:noProof/>
            <w:color w:val="000000"/>
            <w:sz w:val="24"/>
            <w:szCs w:val="24"/>
            <w:rPrChange w:id="347" w:author="sun lanlan" w:date="2023-11-08T10:14:00Z">
              <w:rPr>
                <w:noProof/>
                <w:color w:val="333333"/>
                <w:shd w:val="clear" w:color="auto" w:fill="FFFFFF"/>
              </w:rPr>
            </w:rPrChange>
          </w:rPr>
          <mc:AlternateContent>
            <mc:Choice Requires="wps">
              <w:drawing>
                <wp:anchor distT="0" distB="0" distL="114300" distR="114300" simplePos="0" relativeHeight="251659264" behindDoc="0" locked="0" layoutInCell="1" allowOverlap="1" wp14:anchorId="3975A8E4" wp14:editId="71DCFCEE">
                  <wp:simplePos x="0" y="0"/>
                  <wp:positionH relativeFrom="page">
                    <wp:posOffset>1105535</wp:posOffset>
                  </wp:positionH>
                  <wp:positionV relativeFrom="paragraph">
                    <wp:posOffset>310515</wp:posOffset>
                  </wp:positionV>
                  <wp:extent cx="5724525" cy="4298315"/>
                  <wp:effectExtent l="4445" t="5080" r="16510" b="9525"/>
                  <wp:wrapTopAndBottom/>
                  <wp:docPr id="31" name="文本框 31"/>
                  <wp:cNvGraphicFramePr/>
                  <a:graphic xmlns:a="http://schemas.openxmlformats.org/drawingml/2006/main">
                    <a:graphicData uri="http://schemas.microsoft.com/office/word/2010/wordprocessingShape">
                      <wps:wsp>
                        <wps:cNvSpPr txBox="1"/>
                        <wps:spPr>
                          <a:xfrm>
                            <a:off x="0" y="0"/>
                            <a:ext cx="5724525" cy="4298315"/>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44732AD2" w14:textId="77777777" w:rsidR="000B6B6B" w:rsidRDefault="00000000">
                              <w:pPr>
                                <w:spacing w:before="132"/>
                                <w:jc w:val="left"/>
                                <w:rPr>
                                  <w:rFonts w:ascii="Consolas"/>
                                  <w:sz w:val="18"/>
                                </w:rPr>
                              </w:pPr>
                              <w:r>
                                <w:rPr>
                                  <w:rFonts w:ascii="Consolas" w:hint="eastAsia"/>
                                  <w:sz w:val="18"/>
                                </w:rPr>
                                <w:t xml:space="preserve"># </w:t>
                              </w:r>
                              <w:r>
                                <w:rPr>
                                  <w:rFonts w:ascii="Consolas" w:hint="eastAsia"/>
                                  <w:sz w:val="18"/>
                                </w:rPr>
                                <w:t>一线激光雷达的一次扫描</w:t>
                              </w:r>
                            </w:p>
                            <w:p w14:paraId="113E8D76" w14:textId="77777777" w:rsidR="000B6B6B" w:rsidRDefault="00000000">
                              <w:pPr>
                                <w:spacing w:before="132"/>
                                <w:jc w:val="left"/>
                                <w:rPr>
                                  <w:rFonts w:ascii="Consolas"/>
                                  <w:sz w:val="18"/>
                                </w:rPr>
                              </w:pPr>
                              <w:r>
                                <w:rPr>
                                  <w:rFonts w:ascii="Consolas" w:hint="eastAsia"/>
                                  <w:sz w:val="18"/>
                                </w:rPr>
                                <w:t xml:space="preserve">Header </w:t>
                              </w:r>
                              <w:proofErr w:type="spellStart"/>
                              <w:r>
                                <w:rPr>
                                  <w:rFonts w:ascii="Consolas" w:hint="eastAsia"/>
                                  <w:sz w:val="18"/>
                                </w:rPr>
                                <w:t>header</w:t>
                              </w:r>
                              <w:proofErr w:type="spellEnd"/>
                              <w:r>
                                <w:rPr>
                                  <w:rFonts w:ascii="Consolas" w:hint="eastAsia"/>
                                  <w:sz w:val="18"/>
                                </w:rPr>
                                <w:t xml:space="preserve">            # timestamp</w:t>
                              </w:r>
                              <w:r>
                                <w:rPr>
                                  <w:rFonts w:ascii="Consolas" w:hint="eastAsia"/>
                                  <w:sz w:val="18"/>
                                </w:rPr>
                                <w:t>是扫描中第一束激光的获取时间</w:t>
                              </w:r>
                            </w:p>
                            <w:p w14:paraId="27C5B32C" w14:textId="77777777" w:rsidR="000B6B6B" w:rsidRDefault="00000000">
                              <w:pPr>
                                <w:spacing w:before="132"/>
                                <w:jc w:val="left"/>
                                <w:rPr>
                                  <w:rFonts w:ascii="Consolas"/>
                                  <w:sz w:val="18"/>
                                </w:rPr>
                              </w:pPr>
                              <w:r>
                                <w:rPr>
                                  <w:rFonts w:ascii="Consolas" w:hint="eastAsia"/>
                                  <w:sz w:val="18"/>
                                </w:rPr>
                                <w:t xml:space="preserve">                         # </w:t>
                              </w:r>
                              <w:r>
                                <w:rPr>
                                  <w:rFonts w:ascii="Consolas" w:hint="eastAsia"/>
                                  <w:sz w:val="18"/>
                                </w:rPr>
                                <w:t>角度环绕</w:t>
                              </w:r>
                              <w:r>
                                <w:rPr>
                                  <w:rFonts w:ascii="Consolas" w:hint="eastAsia"/>
                                  <w:sz w:val="18"/>
                                </w:rPr>
                                <w:t>Z</w:t>
                              </w:r>
                              <w:r>
                                <w:rPr>
                                  <w:rFonts w:ascii="Consolas" w:hint="eastAsia"/>
                                  <w:sz w:val="18"/>
                                </w:rPr>
                                <w:t>轴（</w:t>
                              </w:r>
                              <w:r>
                                <w:rPr>
                                  <w:rFonts w:ascii="Consolas" w:hint="eastAsia"/>
                                  <w:sz w:val="18"/>
                                </w:rPr>
                                <w:t>Z</w:t>
                              </w:r>
                              <w:r>
                                <w:rPr>
                                  <w:rFonts w:ascii="Consolas" w:hint="eastAsia"/>
                                  <w:sz w:val="18"/>
                                </w:rPr>
                                <w:t>轴为激光雷达正上方），逆时钟方向增加，</w:t>
                              </w:r>
                              <w:r>
                                <w:rPr>
                                  <w:rFonts w:ascii="Consolas" w:hint="eastAsia"/>
                                  <w:sz w:val="18"/>
                                </w:rPr>
                                <w:t>0</w:t>
                              </w:r>
                              <w:r>
                                <w:rPr>
                                  <w:rFonts w:ascii="Consolas" w:hint="eastAsia"/>
                                  <w:sz w:val="18"/>
                                </w:rPr>
                                <w:t>度角指向</w:t>
                              </w:r>
                              <w:r>
                                <w:rPr>
                                  <w:rFonts w:ascii="Consolas" w:hint="eastAsia"/>
                                  <w:sz w:val="18"/>
                                </w:rPr>
                                <w:t>X</w:t>
                              </w:r>
                              <w:r>
                                <w:rPr>
                                  <w:rFonts w:ascii="Consolas" w:hint="eastAsia"/>
                                  <w:sz w:val="18"/>
                                </w:rPr>
                                <w:t>轴</w:t>
                              </w:r>
                            </w:p>
                            <w:p w14:paraId="66776783"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angle_min</w:t>
                              </w:r>
                              <w:proofErr w:type="spellEnd"/>
                              <w:r>
                                <w:rPr>
                                  <w:rFonts w:ascii="Consolas" w:hint="eastAsia"/>
                                  <w:sz w:val="18"/>
                                </w:rPr>
                                <w:t xml:space="preserve">        # </w:t>
                              </w:r>
                              <w:r>
                                <w:rPr>
                                  <w:rFonts w:ascii="Consolas" w:hint="eastAsia"/>
                                  <w:sz w:val="18"/>
                                </w:rPr>
                                <w:t>扫描的起始角度</w:t>
                              </w:r>
                              <w:r>
                                <w:rPr>
                                  <w:rFonts w:ascii="Consolas" w:hint="eastAsia"/>
                                  <w:sz w:val="18"/>
                                </w:rPr>
                                <w:t xml:space="preserve"> [rad]</w:t>
                              </w:r>
                            </w:p>
                            <w:p w14:paraId="0DCB0634"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angle_max</w:t>
                              </w:r>
                              <w:proofErr w:type="spellEnd"/>
                              <w:r>
                                <w:rPr>
                                  <w:rFonts w:ascii="Consolas" w:hint="eastAsia"/>
                                  <w:sz w:val="18"/>
                                </w:rPr>
                                <w:t xml:space="preserve">        # </w:t>
                              </w:r>
                              <w:r>
                                <w:rPr>
                                  <w:rFonts w:ascii="Consolas" w:hint="eastAsia"/>
                                  <w:sz w:val="18"/>
                                </w:rPr>
                                <w:t>扫描的结束角度</w:t>
                              </w:r>
                              <w:r>
                                <w:rPr>
                                  <w:rFonts w:ascii="Consolas" w:hint="eastAsia"/>
                                  <w:sz w:val="18"/>
                                </w:rPr>
                                <w:t xml:space="preserve"> [rad]</w:t>
                              </w:r>
                            </w:p>
                            <w:p w14:paraId="40B9A4CD"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angle_increment</w:t>
                              </w:r>
                              <w:proofErr w:type="spellEnd"/>
                              <w:r>
                                <w:rPr>
                                  <w:rFonts w:ascii="Consolas" w:hint="eastAsia"/>
                                  <w:sz w:val="18"/>
                                </w:rPr>
                                <w:t xml:space="preserve">  # </w:t>
                              </w:r>
                              <w:r>
                                <w:rPr>
                                  <w:rFonts w:ascii="Consolas" w:hint="eastAsia"/>
                                  <w:sz w:val="18"/>
                                </w:rPr>
                                <w:t>每次测量间的角度差</w:t>
                              </w:r>
                              <w:r>
                                <w:rPr>
                                  <w:rFonts w:ascii="Consolas" w:hint="eastAsia"/>
                                  <w:sz w:val="18"/>
                                </w:rPr>
                                <w:t xml:space="preserve"> [rad]</w:t>
                              </w:r>
                            </w:p>
                            <w:p w14:paraId="2CF410E2"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time_increment</w:t>
                              </w:r>
                              <w:proofErr w:type="spellEnd"/>
                              <w:r>
                                <w:rPr>
                                  <w:rFonts w:ascii="Consolas" w:hint="eastAsia"/>
                                  <w:sz w:val="18"/>
                                </w:rPr>
                                <w:t xml:space="preserve">   # </w:t>
                              </w:r>
                              <w:r>
                                <w:rPr>
                                  <w:rFonts w:ascii="Consolas" w:hint="eastAsia"/>
                                  <w:sz w:val="18"/>
                                </w:rPr>
                                <w:t>每次测量间的时间差</w:t>
                              </w:r>
                              <w:r>
                                <w:rPr>
                                  <w:rFonts w:ascii="Consolas" w:hint="eastAsia"/>
                                  <w:sz w:val="18"/>
                                </w:rPr>
                                <w:t xml:space="preserve"> [seconds] </w:t>
                              </w:r>
                            </w:p>
                            <w:p w14:paraId="2A3881B9" w14:textId="77777777" w:rsidR="000B6B6B" w:rsidRDefault="00000000">
                              <w:pPr>
                                <w:spacing w:before="132"/>
                                <w:jc w:val="left"/>
                                <w:rPr>
                                  <w:rFonts w:ascii="Consolas"/>
                                  <w:sz w:val="18"/>
                                </w:rPr>
                              </w:pPr>
                              <w:r>
                                <w:rPr>
                                  <w:rFonts w:ascii="Consolas" w:hint="eastAsia"/>
                                  <w:sz w:val="18"/>
                                </w:rPr>
                                <w:t xml:space="preserve">                         # </w:t>
                              </w:r>
                              <w:r>
                                <w:rPr>
                                  <w:rFonts w:ascii="Consolas" w:hint="eastAsia"/>
                                  <w:sz w:val="18"/>
                                </w:rPr>
                                <w:t>这个数值会用来生成点云（而不是</w:t>
                              </w:r>
                              <w:proofErr w:type="spellStart"/>
                              <w:r>
                                <w:rPr>
                                  <w:rFonts w:ascii="Consolas" w:hint="eastAsia"/>
                                  <w:sz w:val="18"/>
                                </w:rPr>
                                <w:t>scan_time</w:t>
                              </w:r>
                              <w:proofErr w:type="spellEnd"/>
                              <w:r>
                                <w:rPr>
                                  <w:rFonts w:ascii="Consolas" w:hint="eastAsia"/>
                                  <w:sz w:val="18"/>
                                </w:rPr>
                                <w:t>）</w:t>
                              </w:r>
                            </w:p>
                            <w:p w14:paraId="54D564F5"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scan_time</w:t>
                              </w:r>
                              <w:proofErr w:type="spellEnd"/>
                              <w:r>
                                <w:rPr>
                                  <w:rFonts w:ascii="Consolas" w:hint="eastAsia"/>
                                  <w:sz w:val="18"/>
                                </w:rPr>
                                <w:t xml:space="preserve">        # </w:t>
                              </w:r>
                              <w:r>
                                <w:rPr>
                                  <w:rFonts w:ascii="Consolas" w:hint="eastAsia"/>
                                  <w:sz w:val="18"/>
                                </w:rPr>
                                <w:t>每次扫描的时间差</w:t>
                              </w:r>
                              <w:r>
                                <w:rPr>
                                  <w:rFonts w:ascii="Consolas" w:hint="eastAsia"/>
                                  <w:sz w:val="18"/>
                                </w:rPr>
                                <w:t xml:space="preserve"> [seconds] </w:t>
                              </w:r>
                            </w:p>
                            <w:p w14:paraId="198EE12D" w14:textId="77777777" w:rsidR="000B6B6B" w:rsidRDefault="00000000">
                              <w:pPr>
                                <w:spacing w:before="132"/>
                                <w:jc w:val="left"/>
                                <w:rPr>
                                  <w:rFonts w:ascii="Consolas"/>
                                  <w:sz w:val="18"/>
                                </w:rPr>
                              </w:pPr>
                              <w:r>
                                <w:rPr>
                                  <w:rFonts w:ascii="Consolas" w:hint="eastAsia"/>
                                  <w:sz w:val="18"/>
                                </w:rPr>
                                <w:t xml:space="preserve">                         # </w:t>
                              </w:r>
                              <w:r>
                                <w:rPr>
                                  <w:rFonts w:ascii="Consolas" w:hint="eastAsia"/>
                                  <w:sz w:val="18"/>
                                </w:rPr>
                                <w:t>这个时间差是每次激光发射的时间差，上面那个是每次接收（测量）的时间差</w:t>
                              </w:r>
                            </w:p>
                            <w:p w14:paraId="19612A7B"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range_min</w:t>
                              </w:r>
                              <w:proofErr w:type="spellEnd"/>
                              <w:r>
                                <w:rPr>
                                  <w:rFonts w:ascii="Consolas" w:hint="eastAsia"/>
                                  <w:sz w:val="18"/>
                                </w:rPr>
                                <w:t xml:space="preserve">        # </w:t>
                              </w:r>
                              <w:r>
                                <w:rPr>
                                  <w:rFonts w:ascii="Consolas" w:hint="eastAsia"/>
                                  <w:sz w:val="18"/>
                                </w:rPr>
                                <w:t>距离最小值</w:t>
                              </w:r>
                              <w:r>
                                <w:rPr>
                                  <w:rFonts w:ascii="Consolas" w:hint="eastAsia"/>
                                  <w:sz w:val="18"/>
                                </w:rPr>
                                <w:t xml:space="preserve"> [m]</w:t>
                              </w:r>
                            </w:p>
                            <w:p w14:paraId="3FA76DD3"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range_max</w:t>
                              </w:r>
                              <w:proofErr w:type="spellEnd"/>
                              <w:r>
                                <w:rPr>
                                  <w:rFonts w:ascii="Consolas" w:hint="eastAsia"/>
                                  <w:sz w:val="18"/>
                                </w:rPr>
                                <w:t xml:space="preserve">        # </w:t>
                              </w:r>
                              <w:r>
                                <w:rPr>
                                  <w:rFonts w:ascii="Consolas" w:hint="eastAsia"/>
                                  <w:sz w:val="18"/>
                                </w:rPr>
                                <w:t>距离最大值</w:t>
                              </w:r>
                              <w:r>
                                <w:rPr>
                                  <w:rFonts w:ascii="Consolas" w:hint="eastAsia"/>
                                  <w:sz w:val="18"/>
                                </w:rPr>
                                <w:t xml:space="preserve"> [m]</w:t>
                              </w:r>
                            </w:p>
                            <w:p w14:paraId="152D19E3" w14:textId="77777777" w:rsidR="000B6B6B" w:rsidRDefault="00000000">
                              <w:pPr>
                                <w:spacing w:before="132"/>
                                <w:jc w:val="left"/>
                                <w:rPr>
                                  <w:rFonts w:ascii="Consolas"/>
                                  <w:sz w:val="18"/>
                                </w:rPr>
                              </w:pPr>
                              <w:r>
                                <w:rPr>
                                  <w:rFonts w:ascii="Consolas" w:hint="eastAsia"/>
                                  <w:sz w:val="18"/>
                                </w:rPr>
                                <w:t xml:space="preserve">float32[] ranges         # </w:t>
                              </w:r>
                              <w:r>
                                <w:rPr>
                                  <w:rFonts w:ascii="Consolas" w:hint="eastAsia"/>
                                  <w:sz w:val="18"/>
                                </w:rPr>
                                <w:t>距离数据</w:t>
                              </w:r>
                              <w:r>
                                <w:rPr>
                                  <w:rFonts w:ascii="Consolas" w:hint="eastAsia"/>
                                  <w:sz w:val="18"/>
                                </w:rPr>
                                <w:t xml:space="preserve"> [m]</w:t>
                              </w:r>
                            </w:p>
                            <w:p w14:paraId="7E46D1F5" w14:textId="77777777" w:rsidR="000B6B6B" w:rsidRDefault="00000000">
                              <w:pPr>
                                <w:spacing w:before="132"/>
                                <w:jc w:val="left"/>
                                <w:rPr>
                                  <w:rFonts w:ascii="Consolas"/>
                                  <w:sz w:val="18"/>
                                </w:rPr>
                              </w:pPr>
                              <w:r>
                                <w:rPr>
                                  <w:rFonts w:ascii="Consolas" w:hint="eastAsia"/>
                                  <w:sz w:val="18"/>
                                </w:rPr>
                                <w:t xml:space="preserve">float32[] intensities    # </w:t>
                              </w:r>
                              <w:r>
                                <w:rPr>
                                  <w:rFonts w:ascii="Consolas" w:hint="eastAsia"/>
                                  <w:sz w:val="18"/>
                                </w:rPr>
                                <w:t>强度数据</w:t>
                              </w:r>
                              <w:r>
                                <w:rPr>
                                  <w:rFonts w:ascii="Consolas" w:hint="eastAsia"/>
                                  <w:sz w:val="18"/>
                                </w:rPr>
                                <w:t xml:space="preserve"> [</w:t>
                              </w:r>
                              <w:r>
                                <w:rPr>
                                  <w:rFonts w:ascii="Consolas" w:hint="eastAsia"/>
                                  <w:sz w:val="18"/>
                                </w:rPr>
                                <w:t>单位视设备标定</w:t>
                              </w:r>
                              <w:r>
                                <w:rPr>
                                  <w:rFonts w:ascii="Consolas" w:hint="eastAsia"/>
                                  <w:sz w:val="18"/>
                                </w:rPr>
                                <w:t xml:space="preserve">] </w:t>
                              </w:r>
                            </w:p>
                            <w:p w14:paraId="7DF1A28E" w14:textId="77777777" w:rsidR="000B6B6B" w:rsidRDefault="00000000">
                              <w:pPr>
                                <w:spacing w:before="132"/>
                                <w:jc w:val="left"/>
                                <w:rPr>
                                  <w:rFonts w:ascii="Consolas"/>
                                  <w:sz w:val="18"/>
                                </w:rPr>
                              </w:pPr>
                              <w:r>
                                <w:rPr>
                                  <w:rFonts w:ascii="Consolas" w:hint="eastAsia"/>
                                  <w:sz w:val="18"/>
                                </w:rPr>
                                <w:t xml:space="preserve">                         </w:t>
                              </w:r>
                              <w:r>
                                <w:rPr>
                                  <w:rFonts w:ascii="Consolas" w:hint="eastAsia"/>
                                  <w:sz w:val="18"/>
                                </w:rPr>
                                <w:tab/>
                                <w:t>#</w:t>
                              </w:r>
                              <w:r>
                                <w:rPr>
                                  <w:rFonts w:ascii="Consolas" w:hint="eastAsia"/>
                                  <w:sz w:val="18"/>
                                </w:rPr>
                                <w:t>如果设备不产生强度数据，则该数据为空</w:t>
                              </w:r>
                            </w:p>
                          </w:txbxContent>
                        </wps:txbx>
                        <wps:bodyPr lIns="0" tIns="0" rIns="0" bIns="0" upright="1"/>
                      </wps:wsp>
                    </a:graphicData>
                  </a:graphic>
                </wp:anchor>
              </w:drawing>
            </mc:Choice>
            <mc:Fallback>
              <w:pict>
                <v:shape w14:anchorId="3975A8E4" id="文本框 31" o:spid="_x0000_s1029" type="#_x0000_t202" style="position:absolute;left:0;text-align:left;margin-left:87.05pt;margin-top:24.45pt;width:450.75pt;height:338.45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" fillcolor="#f8f8f8" strokecolor="#ccc" strokeweight=".72pt">
                  <v:textbox inset="0,0,0,0">
                    <w:txbxContent>
                      <w:p w14:paraId="44732AD2" w14:textId="77777777" w:rsidR="000B6B6B" w:rsidRDefault="00000000">
                        <w:pPr>
                          <w:spacing w:before="132"/>
                          <w:jc w:val="left"/>
                          <w:rPr>
                            <w:rFonts w:ascii="Consolas"/>
                            <w:sz w:val="18"/>
                          </w:rPr>
                        </w:pPr>
                        <w:r>
                          <w:rPr>
                            <w:rFonts w:ascii="Consolas" w:hint="eastAsia"/>
                            <w:sz w:val="18"/>
                          </w:rPr>
                          <w:t xml:space="preserve"># </w:t>
                        </w:r>
                        <w:r>
                          <w:rPr>
                            <w:rFonts w:ascii="Consolas" w:hint="eastAsia"/>
                            <w:sz w:val="18"/>
                          </w:rPr>
                          <w:t>一线激光雷达的一次扫描</w:t>
                        </w:r>
                      </w:p>
                      <w:p w14:paraId="113E8D76" w14:textId="77777777" w:rsidR="000B6B6B" w:rsidRDefault="00000000">
                        <w:pPr>
                          <w:spacing w:before="132"/>
                          <w:jc w:val="left"/>
                          <w:rPr>
                            <w:rFonts w:ascii="Consolas"/>
                            <w:sz w:val="18"/>
                          </w:rPr>
                        </w:pPr>
                        <w:r>
                          <w:rPr>
                            <w:rFonts w:ascii="Consolas" w:hint="eastAsia"/>
                            <w:sz w:val="18"/>
                          </w:rPr>
                          <w:t xml:space="preserve">Header </w:t>
                        </w:r>
                        <w:proofErr w:type="spellStart"/>
                        <w:r>
                          <w:rPr>
                            <w:rFonts w:ascii="Consolas" w:hint="eastAsia"/>
                            <w:sz w:val="18"/>
                          </w:rPr>
                          <w:t>header</w:t>
                        </w:r>
                        <w:proofErr w:type="spellEnd"/>
                        <w:r>
                          <w:rPr>
                            <w:rFonts w:ascii="Consolas" w:hint="eastAsia"/>
                            <w:sz w:val="18"/>
                          </w:rPr>
                          <w:t xml:space="preserve">            # timestamp</w:t>
                        </w:r>
                        <w:r>
                          <w:rPr>
                            <w:rFonts w:ascii="Consolas" w:hint="eastAsia"/>
                            <w:sz w:val="18"/>
                          </w:rPr>
                          <w:t>是扫描中第一束激光的获取时间</w:t>
                        </w:r>
                      </w:p>
                      <w:p w14:paraId="27C5B32C" w14:textId="77777777" w:rsidR="000B6B6B" w:rsidRDefault="00000000">
                        <w:pPr>
                          <w:spacing w:before="132"/>
                          <w:jc w:val="left"/>
                          <w:rPr>
                            <w:rFonts w:ascii="Consolas"/>
                            <w:sz w:val="18"/>
                          </w:rPr>
                        </w:pPr>
                        <w:r>
                          <w:rPr>
                            <w:rFonts w:ascii="Consolas" w:hint="eastAsia"/>
                            <w:sz w:val="18"/>
                          </w:rPr>
                          <w:t xml:space="preserve">                         # </w:t>
                        </w:r>
                        <w:r>
                          <w:rPr>
                            <w:rFonts w:ascii="Consolas" w:hint="eastAsia"/>
                            <w:sz w:val="18"/>
                          </w:rPr>
                          <w:t>角度环绕</w:t>
                        </w:r>
                        <w:r>
                          <w:rPr>
                            <w:rFonts w:ascii="Consolas" w:hint="eastAsia"/>
                            <w:sz w:val="18"/>
                          </w:rPr>
                          <w:t>Z</w:t>
                        </w:r>
                        <w:r>
                          <w:rPr>
                            <w:rFonts w:ascii="Consolas" w:hint="eastAsia"/>
                            <w:sz w:val="18"/>
                          </w:rPr>
                          <w:t>轴（</w:t>
                        </w:r>
                        <w:r>
                          <w:rPr>
                            <w:rFonts w:ascii="Consolas" w:hint="eastAsia"/>
                            <w:sz w:val="18"/>
                          </w:rPr>
                          <w:t>Z</w:t>
                        </w:r>
                        <w:r>
                          <w:rPr>
                            <w:rFonts w:ascii="Consolas" w:hint="eastAsia"/>
                            <w:sz w:val="18"/>
                          </w:rPr>
                          <w:t>轴为激光雷达正上方），逆时钟方向增加，</w:t>
                        </w:r>
                        <w:r>
                          <w:rPr>
                            <w:rFonts w:ascii="Consolas" w:hint="eastAsia"/>
                            <w:sz w:val="18"/>
                          </w:rPr>
                          <w:t>0</w:t>
                        </w:r>
                        <w:r>
                          <w:rPr>
                            <w:rFonts w:ascii="Consolas" w:hint="eastAsia"/>
                            <w:sz w:val="18"/>
                          </w:rPr>
                          <w:t>度角指向</w:t>
                        </w:r>
                        <w:r>
                          <w:rPr>
                            <w:rFonts w:ascii="Consolas" w:hint="eastAsia"/>
                            <w:sz w:val="18"/>
                          </w:rPr>
                          <w:t>X</w:t>
                        </w:r>
                        <w:r>
                          <w:rPr>
                            <w:rFonts w:ascii="Consolas" w:hint="eastAsia"/>
                            <w:sz w:val="18"/>
                          </w:rPr>
                          <w:t>轴</w:t>
                        </w:r>
                      </w:p>
                      <w:p w14:paraId="66776783"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angle_min</w:t>
                        </w:r>
                        <w:proofErr w:type="spellEnd"/>
                        <w:r>
                          <w:rPr>
                            <w:rFonts w:ascii="Consolas" w:hint="eastAsia"/>
                            <w:sz w:val="18"/>
                          </w:rPr>
                          <w:t xml:space="preserve">        # </w:t>
                        </w:r>
                        <w:r>
                          <w:rPr>
                            <w:rFonts w:ascii="Consolas" w:hint="eastAsia"/>
                            <w:sz w:val="18"/>
                          </w:rPr>
                          <w:t>扫描的起始角度</w:t>
                        </w:r>
                        <w:r>
                          <w:rPr>
                            <w:rFonts w:ascii="Consolas" w:hint="eastAsia"/>
                            <w:sz w:val="18"/>
                          </w:rPr>
                          <w:t xml:space="preserve"> [rad]</w:t>
                        </w:r>
                      </w:p>
                      <w:p w14:paraId="0DCB0634"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angle_max</w:t>
                        </w:r>
                        <w:proofErr w:type="spellEnd"/>
                        <w:r>
                          <w:rPr>
                            <w:rFonts w:ascii="Consolas" w:hint="eastAsia"/>
                            <w:sz w:val="18"/>
                          </w:rPr>
                          <w:t xml:space="preserve">        # </w:t>
                        </w:r>
                        <w:r>
                          <w:rPr>
                            <w:rFonts w:ascii="Consolas" w:hint="eastAsia"/>
                            <w:sz w:val="18"/>
                          </w:rPr>
                          <w:t>扫描的结束角度</w:t>
                        </w:r>
                        <w:r>
                          <w:rPr>
                            <w:rFonts w:ascii="Consolas" w:hint="eastAsia"/>
                            <w:sz w:val="18"/>
                          </w:rPr>
                          <w:t xml:space="preserve"> [rad]</w:t>
                        </w:r>
                      </w:p>
                      <w:p w14:paraId="40B9A4CD"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angle_increment</w:t>
                        </w:r>
                        <w:proofErr w:type="spellEnd"/>
                        <w:r>
                          <w:rPr>
                            <w:rFonts w:ascii="Consolas" w:hint="eastAsia"/>
                            <w:sz w:val="18"/>
                          </w:rPr>
                          <w:t xml:space="preserve">  # </w:t>
                        </w:r>
                        <w:r>
                          <w:rPr>
                            <w:rFonts w:ascii="Consolas" w:hint="eastAsia"/>
                            <w:sz w:val="18"/>
                          </w:rPr>
                          <w:t>每次测量间的角度差</w:t>
                        </w:r>
                        <w:r>
                          <w:rPr>
                            <w:rFonts w:ascii="Consolas" w:hint="eastAsia"/>
                            <w:sz w:val="18"/>
                          </w:rPr>
                          <w:t xml:space="preserve"> [rad]</w:t>
                        </w:r>
                      </w:p>
                      <w:p w14:paraId="2CF410E2"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time_increment</w:t>
                        </w:r>
                        <w:proofErr w:type="spellEnd"/>
                        <w:r>
                          <w:rPr>
                            <w:rFonts w:ascii="Consolas" w:hint="eastAsia"/>
                            <w:sz w:val="18"/>
                          </w:rPr>
                          <w:t xml:space="preserve">   # </w:t>
                        </w:r>
                        <w:r>
                          <w:rPr>
                            <w:rFonts w:ascii="Consolas" w:hint="eastAsia"/>
                            <w:sz w:val="18"/>
                          </w:rPr>
                          <w:t>每次测量间的时间差</w:t>
                        </w:r>
                        <w:r>
                          <w:rPr>
                            <w:rFonts w:ascii="Consolas" w:hint="eastAsia"/>
                            <w:sz w:val="18"/>
                          </w:rPr>
                          <w:t xml:space="preserve"> [seconds] </w:t>
                        </w:r>
                      </w:p>
                      <w:p w14:paraId="2A3881B9" w14:textId="77777777" w:rsidR="000B6B6B" w:rsidRDefault="00000000">
                        <w:pPr>
                          <w:spacing w:before="132"/>
                          <w:jc w:val="left"/>
                          <w:rPr>
                            <w:rFonts w:ascii="Consolas"/>
                            <w:sz w:val="18"/>
                          </w:rPr>
                        </w:pPr>
                        <w:r>
                          <w:rPr>
                            <w:rFonts w:ascii="Consolas" w:hint="eastAsia"/>
                            <w:sz w:val="18"/>
                          </w:rPr>
                          <w:t xml:space="preserve">                         # </w:t>
                        </w:r>
                        <w:r>
                          <w:rPr>
                            <w:rFonts w:ascii="Consolas" w:hint="eastAsia"/>
                            <w:sz w:val="18"/>
                          </w:rPr>
                          <w:t>这个数值会用来生成点云（而不是</w:t>
                        </w:r>
                        <w:proofErr w:type="spellStart"/>
                        <w:r>
                          <w:rPr>
                            <w:rFonts w:ascii="Consolas" w:hint="eastAsia"/>
                            <w:sz w:val="18"/>
                          </w:rPr>
                          <w:t>scan_time</w:t>
                        </w:r>
                        <w:proofErr w:type="spellEnd"/>
                        <w:r>
                          <w:rPr>
                            <w:rFonts w:ascii="Consolas" w:hint="eastAsia"/>
                            <w:sz w:val="18"/>
                          </w:rPr>
                          <w:t>）</w:t>
                        </w:r>
                      </w:p>
                      <w:p w14:paraId="54D564F5"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scan_time</w:t>
                        </w:r>
                        <w:proofErr w:type="spellEnd"/>
                        <w:r>
                          <w:rPr>
                            <w:rFonts w:ascii="Consolas" w:hint="eastAsia"/>
                            <w:sz w:val="18"/>
                          </w:rPr>
                          <w:t xml:space="preserve">        # </w:t>
                        </w:r>
                        <w:r>
                          <w:rPr>
                            <w:rFonts w:ascii="Consolas" w:hint="eastAsia"/>
                            <w:sz w:val="18"/>
                          </w:rPr>
                          <w:t>每次扫描的时间差</w:t>
                        </w:r>
                        <w:r>
                          <w:rPr>
                            <w:rFonts w:ascii="Consolas" w:hint="eastAsia"/>
                            <w:sz w:val="18"/>
                          </w:rPr>
                          <w:t xml:space="preserve"> [seconds] </w:t>
                        </w:r>
                      </w:p>
                      <w:p w14:paraId="198EE12D" w14:textId="77777777" w:rsidR="000B6B6B" w:rsidRDefault="00000000">
                        <w:pPr>
                          <w:spacing w:before="132"/>
                          <w:jc w:val="left"/>
                          <w:rPr>
                            <w:rFonts w:ascii="Consolas"/>
                            <w:sz w:val="18"/>
                          </w:rPr>
                        </w:pPr>
                        <w:r>
                          <w:rPr>
                            <w:rFonts w:ascii="Consolas" w:hint="eastAsia"/>
                            <w:sz w:val="18"/>
                          </w:rPr>
                          <w:t xml:space="preserve">                         # </w:t>
                        </w:r>
                        <w:r>
                          <w:rPr>
                            <w:rFonts w:ascii="Consolas" w:hint="eastAsia"/>
                            <w:sz w:val="18"/>
                          </w:rPr>
                          <w:t>这个时间差是每次激光发射的时间差，上面那个是每次接收（测量）的时间差</w:t>
                        </w:r>
                      </w:p>
                      <w:p w14:paraId="19612A7B"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range_min</w:t>
                        </w:r>
                        <w:proofErr w:type="spellEnd"/>
                        <w:r>
                          <w:rPr>
                            <w:rFonts w:ascii="Consolas" w:hint="eastAsia"/>
                            <w:sz w:val="18"/>
                          </w:rPr>
                          <w:t xml:space="preserve">        # </w:t>
                        </w:r>
                        <w:r>
                          <w:rPr>
                            <w:rFonts w:ascii="Consolas" w:hint="eastAsia"/>
                            <w:sz w:val="18"/>
                          </w:rPr>
                          <w:t>距离最小值</w:t>
                        </w:r>
                        <w:r>
                          <w:rPr>
                            <w:rFonts w:ascii="Consolas" w:hint="eastAsia"/>
                            <w:sz w:val="18"/>
                          </w:rPr>
                          <w:t xml:space="preserve"> [m]</w:t>
                        </w:r>
                      </w:p>
                      <w:p w14:paraId="3FA76DD3" w14:textId="77777777" w:rsidR="000B6B6B" w:rsidRDefault="00000000">
                        <w:pPr>
                          <w:spacing w:before="132"/>
                          <w:jc w:val="left"/>
                          <w:rPr>
                            <w:rFonts w:ascii="Consolas"/>
                            <w:sz w:val="18"/>
                          </w:rPr>
                        </w:pPr>
                        <w:r>
                          <w:rPr>
                            <w:rFonts w:ascii="Consolas" w:hint="eastAsia"/>
                            <w:sz w:val="18"/>
                          </w:rPr>
                          <w:t xml:space="preserve">float32 </w:t>
                        </w:r>
                        <w:proofErr w:type="spellStart"/>
                        <w:r>
                          <w:rPr>
                            <w:rFonts w:ascii="Consolas" w:hint="eastAsia"/>
                            <w:sz w:val="18"/>
                          </w:rPr>
                          <w:t>range_max</w:t>
                        </w:r>
                        <w:proofErr w:type="spellEnd"/>
                        <w:r>
                          <w:rPr>
                            <w:rFonts w:ascii="Consolas" w:hint="eastAsia"/>
                            <w:sz w:val="18"/>
                          </w:rPr>
                          <w:t xml:space="preserve">        # </w:t>
                        </w:r>
                        <w:r>
                          <w:rPr>
                            <w:rFonts w:ascii="Consolas" w:hint="eastAsia"/>
                            <w:sz w:val="18"/>
                          </w:rPr>
                          <w:t>距离最大值</w:t>
                        </w:r>
                        <w:r>
                          <w:rPr>
                            <w:rFonts w:ascii="Consolas" w:hint="eastAsia"/>
                            <w:sz w:val="18"/>
                          </w:rPr>
                          <w:t xml:space="preserve"> [m]</w:t>
                        </w:r>
                      </w:p>
                      <w:p w14:paraId="152D19E3" w14:textId="77777777" w:rsidR="000B6B6B" w:rsidRDefault="00000000">
                        <w:pPr>
                          <w:spacing w:before="132"/>
                          <w:jc w:val="left"/>
                          <w:rPr>
                            <w:rFonts w:ascii="Consolas"/>
                            <w:sz w:val="18"/>
                          </w:rPr>
                        </w:pPr>
                        <w:r>
                          <w:rPr>
                            <w:rFonts w:ascii="Consolas" w:hint="eastAsia"/>
                            <w:sz w:val="18"/>
                          </w:rPr>
                          <w:t xml:space="preserve">float32[] ranges         # </w:t>
                        </w:r>
                        <w:r>
                          <w:rPr>
                            <w:rFonts w:ascii="Consolas" w:hint="eastAsia"/>
                            <w:sz w:val="18"/>
                          </w:rPr>
                          <w:t>距离数据</w:t>
                        </w:r>
                        <w:r>
                          <w:rPr>
                            <w:rFonts w:ascii="Consolas" w:hint="eastAsia"/>
                            <w:sz w:val="18"/>
                          </w:rPr>
                          <w:t xml:space="preserve"> [m]</w:t>
                        </w:r>
                      </w:p>
                      <w:p w14:paraId="7E46D1F5" w14:textId="77777777" w:rsidR="000B6B6B" w:rsidRDefault="00000000">
                        <w:pPr>
                          <w:spacing w:before="132"/>
                          <w:jc w:val="left"/>
                          <w:rPr>
                            <w:rFonts w:ascii="Consolas"/>
                            <w:sz w:val="18"/>
                          </w:rPr>
                        </w:pPr>
                        <w:r>
                          <w:rPr>
                            <w:rFonts w:ascii="Consolas" w:hint="eastAsia"/>
                            <w:sz w:val="18"/>
                          </w:rPr>
                          <w:t xml:space="preserve">float32[] intensities    # </w:t>
                        </w:r>
                        <w:r>
                          <w:rPr>
                            <w:rFonts w:ascii="Consolas" w:hint="eastAsia"/>
                            <w:sz w:val="18"/>
                          </w:rPr>
                          <w:t>强度数据</w:t>
                        </w:r>
                        <w:r>
                          <w:rPr>
                            <w:rFonts w:ascii="Consolas" w:hint="eastAsia"/>
                            <w:sz w:val="18"/>
                          </w:rPr>
                          <w:t xml:space="preserve"> [</w:t>
                        </w:r>
                        <w:r>
                          <w:rPr>
                            <w:rFonts w:ascii="Consolas" w:hint="eastAsia"/>
                            <w:sz w:val="18"/>
                          </w:rPr>
                          <w:t>单位视设备标定</w:t>
                        </w:r>
                        <w:r>
                          <w:rPr>
                            <w:rFonts w:ascii="Consolas" w:hint="eastAsia"/>
                            <w:sz w:val="18"/>
                          </w:rPr>
                          <w:t xml:space="preserve">] </w:t>
                        </w:r>
                      </w:p>
                      <w:p w14:paraId="7DF1A28E" w14:textId="77777777" w:rsidR="000B6B6B" w:rsidRDefault="00000000">
                        <w:pPr>
                          <w:spacing w:before="132"/>
                          <w:jc w:val="left"/>
                          <w:rPr>
                            <w:rFonts w:ascii="Consolas"/>
                            <w:sz w:val="18"/>
                          </w:rPr>
                        </w:pPr>
                        <w:r>
                          <w:rPr>
                            <w:rFonts w:ascii="Consolas" w:hint="eastAsia"/>
                            <w:sz w:val="18"/>
                          </w:rPr>
                          <w:t xml:space="preserve">                         </w:t>
                        </w:r>
                        <w:r>
                          <w:rPr>
                            <w:rFonts w:ascii="Consolas" w:hint="eastAsia"/>
                            <w:sz w:val="18"/>
                          </w:rPr>
                          <w:tab/>
                          <w:t>#</w:t>
                        </w:r>
                        <w:r>
                          <w:rPr>
                            <w:rFonts w:ascii="Consolas" w:hint="eastAsia"/>
                            <w:sz w:val="18"/>
                          </w:rPr>
                          <w:t>如果设备不产生强度数据，则该数据为空</w:t>
                        </w:r>
                      </w:p>
                    </w:txbxContent>
                  </v:textbox>
                  <w10:wrap type="topAndBottom" anchorx="page"/>
                </v:shape>
              </w:pict>
            </mc:Fallback>
          </mc:AlternateContent>
        </w:r>
        <w:r w:rsidRPr="00E03F22" w:rsidDel="00071403">
          <w:rPr>
            <w:rFonts w:ascii="CIDFont+F1" w:hAnsi="CIDFont+F1"/>
            <w:color w:val="000000"/>
            <w:sz w:val="24"/>
            <w:szCs w:val="24"/>
            <w:rPrChange w:id="348" w:author="sun lanlan" w:date="2023-11-08T10:14:00Z">
              <w:rPr>
                <w:color w:val="333333"/>
                <w:shd w:val="clear" w:color="auto" w:fill="FFFFFF"/>
              </w:rPr>
            </w:rPrChange>
          </w:rPr>
          <w:delText>ROS</w:delText>
        </w:r>
        <w:r w:rsidRPr="00E03F22" w:rsidDel="00071403">
          <w:rPr>
            <w:rFonts w:ascii="CIDFont+F1" w:hAnsi="CIDFont+F1" w:hint="eastAsia"/>
            <w:color w:val="000000"/>
            <w:sz w:val="24"/>
            <w:szCs w:val="24"/>
            <w:rPrChange w:id="349" w:author="sun lanlan" w:date="2023-11-08T10:14:00Z">
              <w:rPr>
                <w:rFonts w:hint="eastAsia"/>
                <w:color w:val="333333"/>
                <w:shd w:val="clear" w:color="auto" w:fill="FFFFFF"/>
              </w:rPr>
            </w:rPrChange>
          </w:rPr>
          <w:delText>中的</w:delText>
        </w:r>
        <w:r w:rsidRPr="00E03F22" w:rsidDel="00071403">
          <w:rPr>
            <w:rFonts w:ascii="CIDFont+F1" w:hAnsi="CIDFont+F1"/>
            <w:color w:val="000000"/>
            <w:sz w:val="24"/>
            <w:szCs w:val="24"/>
            <w:rPrChange w:id="350" w:author="sun lanlan" w:date="2023-11-08T10:14:00Z">
              <w:rPr>
                <w:color w:val="333333"/>
                <w:shd w:val="clear" w:color="auto" w:fill="FFFFFF"/>
              </w:rPr>
            </w:rPrChange>
          </w:rPr>
          <w:delText>sensor_msgs/LaserScan</w:delText>
        </w:r>
        <w:r w:rsidRPr="00E03F22" w:rsidDel="00071403">
          <w:rPr>
            <w:rFonts w:ascii="CIDFont+F1" w:hAnsi="CIDFont+F1" w:hint="eastAsia"/>
            <w:color w:val="000000"/>
            <w:sz w:val="24"/>
            <w:szCs w:val="24"/>
            <w:rPrChange w:id="351" w:author="sun lanlan" w:date="2023-11-08T10:14:00Z">
              <w:rPr>
                <w:rFonts w:hint="eastAsia"/>
                <w:color w:val="333333"/>
                <w:shd w:val="clear" w:color="auto" w:fill="FFFFFF"/>
              </w:rPr>
            </w:rPrChange>
          </w:rPr>
          <w:delText>提供了最基础的针对一线激光雷达消息格式：</w:delText>
        </w:r>
      </w:del>
    </w:p>
    <w:p w14:paraId="06BAA304" w14:textId="77777777" w:rsidR="00E03F22" w:rsidRDefault="00E03F22" w:rsidP="00E03F22">
      <w:pPr>
        <w:pStyle w:val="a3"/>
        <w:rPr>
          <w:ins w:id="352" w:author="sun lanlan" w:date="2023-11-08T10:15:00Z"/>
          <w:rFonts w:ascii="CIDFont+F1" w:hAnsi="CIDFont+F1" w:hint="eastAsia"/>
          <w:color w:val="000000"/>
          <w:sz w:val="24"/>
          <w:szCs w:val="24"/>
        </w:rPr>
      </w:pPr>
    </w:p>
    <w:p w14:paraId="1F3E746A" w14:textId="77777777" w:rsidR="00E03F22" w:rsidRDefault="00E03F22" w:rsidP="00E03F22">
      <w:pPr>
        <w:pStyle w:val="a3"/>
        <w:rPr>
          <w:ins w:id="353" w:author="sun lanlan" w:date="2023-11-08T10:15:00Z"/>
          <w:rFonts w:ascii="CIDFont+F1" w:hAnsi="CIDFont+F1" w:hint="eastAsia"/>
          <w:color w:val="000000"/>
          <w:sz w:val="24"/>
          <w:szCs w:val="24"/>
        </w:rPr>
      </w:pPr>
    </w:p>
    <w:p w14:paraId="39535CA5" w14:textId="77777777" w:rsidR="00E03F22" w:rsidRPr="00E03F22" w:rsidRDefault="00E03F22" w:rsidP="00E03F22">
      <w:pPr>
        <w:pStyle w:val="a3"/>
        <w:rPr>
          <w:ins w:id="354" w:author="sun lanlan" w:date="2023-11-08T10:15:00Z"/>
          <w:rFonts w:ascii="CIDFont+F1" w:hAnsi="CIDFont+F1" w:hint="eastAsia"/>
          <w:color w:val="000000"/>
          <w:sz w:val="24"/>
          <w:szCs w:val="24"/>
        </w:rPr>
      </w:pPr>
      <w:ins w:id="355" w:author="sun lanlan" w:date="2023-11-08T10:15:00Z">
        <w:r w:rsidRPr="00E03F22">
          <w:rPr>
            <w:rFonts w:ascii="CIDFont+F1" w:hAnsi="CIDFont+F1"/>
            <w:color w:val="000000"/>
            <w:sz w:val="24"/>
            <w:szCs w:val="24"/>
          </w:rPr>
          <w:t xml:space="preserve">std </w:t>
        </w:r>
        <w:proofErr w:type="spellStart"/>
        <w:r w:rsidRPr="00E03F22">
          <w:rPr>
            <w:rFonts w:ascii="CIDFont+F1" w:hAnsi="CIDFont+F1"/>
            <w:color w:val="000000"/>
            <w:sz w:val="24"/>
            <w:szCs w:val="24"/>
          </w:rPr>
          <w:t>msgs</w:t>
        </w:r>
        <w:proofErr w:type="spellEnd"/>
        <w:r w:rsidRPr="00E03F22">
          <w:rPr>
            <w:rFonts w:ascii="CIDFont+F1" w:hAnsi="CIDFont+F1"/>
            <w:color w:val="000000"/>
            <w:sz w:val="24"/>
            <w:szCs w:val="24"/>
          </w:rPr>
          <w:t>/Header header</w:t>
        </w:r>
      </w:ins>
    </w:p>
    <w:p w14:paraId="4E160626" w14:textId="77777777" w:rsidR="00E03F22" w:rsidRPr="00E03F22" w:rsidRDefault="00E03F22" w:rsidP="00E03F22">
      <w:pPr>
        <w:pStyle w:val="a3"/>
        <w:rPr>
          <w:ins w:id="356" w:author="sun lanlan" w:date="2023-11-08T10:15:00Z"/>
          <w:rFonts w:ascii="CIDFont+F1" w:hAnsi="CIDFont+F1" w:hint="eastAsia"/>
          <w:color w:val="000000"/>
          <w:sz w:val="24"/>
          <w:szCs w:val="24"/>
        </w:rPr>
      </w:pPr>
      <w:ins w:id="357" w:author="sun lanlan" w:date="2023-11-08T10:15:00Z">
        <w:r w:rsidRPr="00E03F22">
          <w:rPr>
            <w:rFonts w:ascii="CIDFont+F1" w:hAnsi="CIDFont+F1"/>
            <w:color w:val="000000"/>
            <w:sz w:val="24"/>
            <w:szCs w:val="24"/>
          </w:rPr>
          <w:t>uint32 seq</w:t>
        </w:r>
      </w:ins>
    </w:p>
    <w:p w14:paraId="3DF6C256" w14:textId="77777777" w:rsidR="00E03F22" w:rsidRPr="00E03F22" w:rsidRDefault="00E03F22" w:rsidP="00E03F22">
      <w:pPr>
        <w:pStyle w:val="a3"/>
        <w:rPr>
          <w:ins w:id="358" w:author="sun lanlan" w:date="2023-11-08T10:15:00Z"/>
          <w:rFonts w:ascii="CIDFont+F1" w:hAnsi="CIDFont+F1" w:hint="eastAsia"/>
          <w:color w:val="000000"/>
          <w:sz w:val="24"/>
          <w:szCs w:val="24"/>
        </w:rPr>
      </w:pPr>
      <w:ins w:id="359" w:author="sun lanlan" w:date="2023-11-08T10:15:00Z">
        <w:r w:rsidRPr="00E03F22">
          <w:rPr>
            <w:rFonts w:ascii="CIDFont+F1" w:hAnsi="CIDFont+F1"/>
            <w:color w:val="000000"/>
            <w:sz w:val="24"/>
            <w:szCs w:val="24"/>
          </w:rPr>
          <w:t>time stamp</w:t>
        </w:r>
      </w:ins>
    </w:p>
    <w:p w14:paraId="3E8A319D" w14:textId="77777777" w:rsidR="00E03F22" w:rsidRPr="00E03F22" w:rsidRDefault="00E03F22" w:rsidP="00E03F22">
      <w:pPr>
        <w:pStyle w:val="a3"/>
        <w:rPr>
          <w:ins w:id="360" w:author="sun lanlan" w:date="2023-11-08T10:15:00Z"/>
          <w:rFonts w:ascii="CIDFont+F1" w:hAnsi="CIDFont+F1" w:hint="eastAsia"/>
          <w:color w:val="000000"/>
          <w:sz w:val="24"/>
          <w:szCs w:val="24"/>
        </w:rPr>
      </w:pPr>
      <w:ins w:id="361" w:author="sun lanlan" w:date="2023-11-08T10:15:00Z">
        <w:r w:rsidRPr="00E03F22">
          <w:rPr>
            <w:rFonts w:ascii="CIDFont+F1" w:hAnsi="CIDFont+F1"/>
            <w:color w:val="000000"/>
            <w:sz w:val="24"/>
            <w:szCs w:val="24"/>
          </w:rPr>
          <w:t xml:space="preserve">string frame </w:t>
        </w:r>
        <w:proofErr w:type="spellStart"/>
        <w:r w:rsidRPr="00E03F22">
          <w:rPr>
            <w:rFonts w:ascii="CIDFont+F1" w:hAnsi="CIDFont+F1"/>
            <w:color w:val="000000"/>
            <w:sz w:val="24"/>
            <w:szCs w:val="24"/>
          </w:rPr>
          <w:t>idstring</w:t>
        </w:r>
        <w:proofErr w:type="spellEnd"/>
        <w:r w:rsidRPr="00E03F22">
          <w:rPr>
            <w:rFonts w:ascii="CIDFont+F1" w:hAnsi="CIDFont+F1"/>
            <w:color w:val="000000"/>
            <w:sz w:val="24"/>
            <w:szCs w:val="24"/>
          </w:rPr>
          <w:t xml:space="preserve"> child frame </w:t>
        </w:r>
        <w:proofErr w:type="spellStart"/>
        <w:r w:rsidRPr="00E03F22">
          <w:rPr>
            <w:rFonts w:ascii="CIDFont+F1" w:hAnsi="CIDFont+F1"/>
            <w:color w:val="000000"/>
            <w:sz w:val="24"/>
            <w:szCs w:val="24"/>
          </w:rPr>
          <w:t>idgeometry_msgs</w:t>
        </w:r>
        <w:proofErr w:type="spellEnd"/>
        <w:r w:rsidRPr="00E03F22">
          <w:rPr>
            <w:rFonts w:ascii="CIDFont+F1" w:hAnsi="CIDFont+F1"/>
            <w:color w:val="000000"/>
            <w:sz w:val="24"/>
            <w:szCs w:val="24"/>
          </w:rPr>
          <w:t xml:space="preserve">/Transform </w:t>
        </w:r>
        <w:proofErr w:type="spellStart"/>
        <w:r w:rsidRPr="00E03F22">
          <w:rPr>
            <w:rFonts w:ascii="CIDFont+F1" w:hAnsi="CIDFont+F1"/>
            <w:color w:val="000000"/>
            <w:sz w:val="24"/>
            <w:szCs w:val="24"/>
          </w:rPr>
          <w:t>transformgeometry_msgs</w:t>
        </w:r>
        <w:proofErr w:type="spellEnd"/>
        <w:r w:rsidRPr="00E03F22">
          <w:rPr>
            <w:rFonts w:ascii="CIDFont+F1" w:hAnsi="CIDFont+F1"/>
            <w:color w:val="000000"/>
            <w:sz w:val="24"/>
            <w:szCs w:val="24"/>
          </w:rPr>
          <w:t>/vector3 translation</w:t>
        </w:r>
      </w:ins>
    </w:p>
    <w:p w14:paraId="569E1BBE" w14:textId="77777777" w:rsidR="00E03F22" w:rsidRPr="00E03F22" w:rsidRDefault="00E03F22" w:rsidP="00E03F22">
      <w:pPr>
        <w:pStyle w:val="a3"/>
        <w:rPr>
          <w:ins w:id="362" w:author="sun lanlan" w:date="2023-11-08T10:15:00Z"/>
          <w:rFonts w:ascii="CIDFont+F1" w:hAnsi="CIDFont+F1" w:hint="eastAsia"/>
          <w:color w:val="000000"/>
          <w:sz w:val="24"/>
          <w:szCs w:val="24"/>
        </w:rPr>
      </w:pPr>
      <w:ins w:id="363" w:author="sun lanlan" w:date="2023-11-08T10:15:00Z">
        <w:r w:rsidRPr="00E03F22">
          <w:rPr>
            <w:rFonts w:ascii="CIDFont+F1" w:hAnsi="CIDFont+F1"/>
            <w:color w:val="000000"/>
            <w:sz w:val="24"/>
            <w:szCs w:val="24"/>
          </w:rPr>
          <w:t>float64 xfloat64 y</w:t>
        </w:r>
      </w:ins>
    </w:p>
    <w:p w14:paraId="0A9B1B59" w14:textId="77777777" w:rsidR="00E03F22" w:rsidRPr="00E03F22" w:rsidRDefault="00E03F22" w:rsidP="00E03F22">
      <w:pPr>
        <w:pStyle w:val="a3"/>
        <w:rPr>
          <w:ins w:id="364" w:author="sun lanlan" w:date="2023-11-08T10:15:00Z"/>
          <w:rFonts w:ascii="CIDFont+F1" w:hAnsi="CIDFont+F1" w:hint="eastAsia"/>
          <w:color w:val="000000"/>
          <w:sz w:val="24"/>
          <w:szCs w:val="24"/>
        </w:rPr>
      </w:pPr>
      <w:ins w:id="365" w:author="sun lanlan" w:date="2023-11-08T10:15:00Z">
        <w:r w:rsidRPr="00E03F22">
          <w:rPr>
            <w:rFonts w:ascii="CIDFont+F1" w:hAnsi="CIDFont+F1"/>
            <w:color w:val="000000"/>
            <w:sz w:val="24"/>
            <w:szCs w:val="24"/>
          </w:rPr>
          <w:t>float64 z</w:t>
        </w:r>
      </w:ins>
    </w:p>
    <w:p w14:paraId="7B74D834" w14:textId="77777777" w:rsidR="00E03F22" w:rsidRPr="00E03F22" w:rsidRDefault="00E03F22" w:rsidP="00E03F22">
      <w:pPr>
        <w:pStyle w:val="a3"/>
        <w:rPr>
          <w:ins w:id="366" w:author="sun lanlan" w:date="2023-11-08T10:15:00Z"/>
          <w:rFonts w:ascii="CIDFont+F1" w:hAnsi="CIDFont+F1" w:hint="eastAsia"/>
          <w:color w:val="000000"/>
          <w:sz w:val="24"/>
          <w:szCs w:val="24"/>
        </w:rPr>
      </w:pPr>
      <w:proofErr w:type="spellStart"/>
      <w:ins w:id="367" w:author="sun lanlan" w:date="2023-11-08T10:15:00Z">
        <w:r w:rsidRPr="00E03F22">
          <w:rPr>
            <w:rFonts w:ascii="CIDFont+F1" w:hAnsi="CIDFont+F1"/>
            <w:color w:val="000000"/>
            <w:sz w:val="24"/>
            <w:szCs w:val="24"/>
          </w:rPr>
          <w:t>geometry_msgs</w:t>
        </w:r>
        <w:proofErr w:type="spellEnd"/>
        <w:r w:rsidRPr="00E03F22">
          <w:rPr>
            <w:rFonts w:ascii="CIDFont+F1" w:hAnsi="CIDFont+F1"/>
            <w:color w:val="000000"/>
            <w:sz w:val="24"/>
            <w:szCs w:val="24"/>
          </w:rPr>
          <w:t>/Quaternion rotation</w:t>
        </w:r>
      </w:ins>
    </w:p>
    <w:p w14:paraId="4C974FE8" w14:textId="77777777" w:rsidR="00E03F22" w:rsidRPr="00E03F22" w:rsidRDefault="00E03F22" w:rsidP="00E03F22">
      <w:pPr>
        <w:pStyle w:val="a3"/>
        <w:rPr>
          <w:ins w:id="368" w:author="sun lanlan" w:date="2023-11-08T10:15:00Z"/>
          <w:rFonts w:ascii="CIDFont+F1" w:hAnsi="CIDFont+F1" w:hint="eastAsia"/>
          <w:color w:val="000000"/>
          <w:sz w:val="24"/>
          <w:szCs w:val="24"/>
        </w:rPr>
      </w:pPr>
      <w:ins w:id="369" w:author="sun lanlan" w:date="2023-11-08T10:15:00Z">
        <w:r w:rsidRPr="00E03F22">
          <w:rPr>
            <w:rFonts w:ascii="CIDFont+F1" w:hAnsi="CIDFont+F1"/>
            <w:color w:val="000000"/>
            <w:sz w:val="24"/>
            <w:szCs w:val="24"/>
          </w:rPr>
          <w:t>float64 x</w:t>
        </w:r>
      </w:ins>
    </w:p>
    <w:p w14:paraId="63E14B6D" w14:textId="77777777" w:rsidR="00E03F22" w:rsidRPr="00E03F22" w:rsidRDefault="00E03F22" w:rsidP="00E03F22">
      <w:pPr>
        <w:pStyle w:val="a3"/>
        <w:rPr>
          <w:ins w:id="370" w:author="sun lanlan" w:date="2023-11-08T10:15:00Z"/>
          <w:rFonts w:ascii="CIDFont+F1" w:hAnsi="CIDFont+F1" w:hint="eastAsia"/>
          <w:color w:val="000000"/>
          <w:sz w:val="24"/>
          <w:szCs w:val="24"/>
        </w:rPr>
      </w:pPr>
      <w:ins w:id="371" w:author="sun lanlan" w:date="2023-11-08T10:15:00Z">
        <w:r w:rsidRPr="00E03F22">
          <w:rPr>
            <w:rFonts w:ascii="CIDFont+F1" w:hAnsi="CIDFont+F1"/>
            <w:color w:val="000000"/>
            <w:sz w:val="24"/>
            <w:szCs w:val="24"/>
          </w:rPr>
          <w:t>float64 y</w:t>
        </w:r>
      </w:ins>
    </w:p>
    <w:p w14:paraId="55176DC3" w14:textId="77777777" w:rsidR="00E03F22" w:rsidRPr="00E03F22" w:rsidRDefault="00E03F22" w:rsidP="00E03F22">
      <w:pPr>
        <w:pStyle w:val="a3"/>
        <w:rPr>
          <w:ins w:id="372" w:author="sun lanlan" w:date="2023-11-08T10:15:00Z"/>
          <w:rFonts w:ascii="CIDFont+F1" w:hAnsi="CIDFont+F1" w:hint="eastAsia"/>
          <w:color w:val="000000"/>
          <w:sz w:val="24"/>
          <w:szCs w:val="24"/>
        </w:rPr>
      </w:pPr>
      <w:ins w:id="373" w:author="sun lanlan" w:date="2023-11-08T10:15:00Z">
        <w:r w:rsidRPr="00E03F22">
          <w:rPr>
            <w:rFonts w:ascii="CIDFont+F1" w:hAnsi="CIDFont+F1"/>
            <w:color w:val="000000"/>
            <w:sz w:val="24"/>
            <w:szCs w:val="24"/>
          </w:rPr>
          <w:t>float64 z</w:t>
        </w:r>
      </w:ins>
    </w:p>
    <w:p w14:paraId="28810981" w14:textId="7EDAB185" w:rsidR="00E03F22" w:rsidRPr="00E03F22" w:rsidRDefault="00E03F22">
      <w:pPr>
        <w:pStyle w:val="a3"/>
        <w:rPr>
          <w:ins w:id="374" w:author="sun lanlan" w:date="2023-11-08T10:15:00Z"/>
          <w:rFonts w:ascii="CIDFont+F1" w:hAnsi="CIDFont+F1"/>
          <w:color w:val="000000"/>
          <w:sz w:val="24"/>
          <w:szCs w:val="24"/>
          <w:rPrChange w:id="375" w:author="sun lanlan" w:date="2023-11-08T10:14:00Z">
            <w:rPr>
              <w:ins w:id="376" w:author="sun lanlan" w:date="2023-11-08T10:15:00Z"/>
            </w:rPr>
          </w:rPrChange>
        </w:rPr>
        <w:pPrChange w:id="377" w:author="sun lanlan" w:date="2023-11-08T10:11:00Z">
          <w:pPr>
            <w:pStyle w:val="a3"/>
            <w:ind w:firstLineChars="200" w:firstLine="480"/>
          </w:pPr>
        </w:pPrChange>
      </w:pPr>
      <w:ins w:id="378" w:author="sun lanlan" w:date="2023-11-08T10:15:00Z">
        <w:r w:rsidRPr="00E03F22">
          <w:rPr>
            <w:rFonts w:ascii="CIDFont+F1" w:hAnsi="CIDFont+F1"/>
            <w:color w:val="000000"/>
            <w:sz w:val="24"/>
            <w:szCs w:val="24"/>
          </w:rPr>
          <w:t>float64 w</w:t>
        </w:r>
      </w:ins>
    </w:p>
    <w:p w14:paraId="5FD938E9" w14:textId="452854DB" w:rsidR="00E03F22" w:rsidRDefault="005164BA" w:rsidP="00E03F22">
      <w:pPr>
        <w:pStyle w:val="a3"/>
        <w:rPr>
          <w:ins w:id="379" w:author="sun lanlan" w:date="2023-11-08T10:16:00Z"/>
          <w:b/>
          <w:bCs/>
          <w:color w:val="333333"/>
          <w:szCs w:val="22"/>
        </w:rPr>
      </w:pPr>
      <w:ins w:id="380" w:author="sun lanlan" w:date="2023-11-08T10:16:00Z">
        <w:r>
          <w:rPr>
            <w:b/>
            <w:bCs/>
            <w:color w:val="333333"/>
            <w:szCs w:val="22"/>
          </w:rPr>
          <w:t>2</w:t>
        </w:r>
      </w:ins>
      <w:ins w:id="381" w:author="sun lanlan" w:date="2023-11-08T10:15:00Z">
        <w:r w:rsidR="00E03F22" w:rsidRPr="007C443C">
          <w:rPr>
            <w:b/>
            <w:bCs/>
            <w:color w:val="333333"/>
            <w:szCs w:val="22"/>
          </w:rPr>
          <w:t xml:space="preserve">、 </w:t>
        </w:r>
        <w:r w:rsidRPr="005164BA">
          <w:rPr>
            <w:rFonts w:hint="eastAsia"/>
            <w:b/>
            <w:bCs/>
            <w:color w:val="333333"/>
            <w:szCs w:val="22"/>
          </w:rPr>
          <w:t>实现静态坐标变换</w:t>
        </w:r>
      </w:ins>
    </w:p>
    <w:p w14:paraId="33E7D0FB" w14:textId="53D64533" w:rsidR="005164BA" w:rsidRDefault="005164BA" w:rsidP="00E03F22">
      <w:pPr>
        <w:pStyle w:val="a3"/>
        <w:rPr>
          <w:ins w:id="382" w:author="sun lanlan" w:date="2023-11-08T10:16:00Z"/>
          <w:rFonts w:ascii="CIDFont+F1" w:hAnsi="CIDFont+F1" w:hint="eastAsia"/>
          <w:color w:val="000000"/>
          <w:sz w:val="24"/>
          <w:szCs w:val="24"/>
        </w:rPr>
      </w:pPr>
      <w:ins w:id="383" w:author="sun lanlan" w:date="2023-11-08T10:16:00Z">
        <w:r w:rsidRPr="005164BA">
          <w:rPr>
            <w:rFonts w:ascii="CIDFont+F1" w:hAnsi="CIDFont+F1" w:hint="eastAsia"/>
            <w:color w:val="000000"/>
            <w:sz w:val="24"/>
            <w:szCs w:val="24"/>
            <w:rPrChange w:id="384" w:author="sun lanlan" w:date="2023-11-08T10:16:00Z">
              <w:rPr>
                <w:rFonts w:hint="eastAsia"/>
                <w:b/>
                <w:bCs/>
                <w:color w:val="333333"/>
                <w:szCs w:val="22"/>
              </w:rPr>
            </w:rPrChange>
          </w:rPr>
          <w:t>在智能车工作空间下建立一个</w:t>
        </w:r>
        <w:r w:rsidRPr="005164BA">
          <w:rPr>
            <w:rFonts w:ascii="CIDFont+F1" w:hAnsi="CIDFont+F1"/>
            <w:color w:val="000000"/>
            <w:sz w:val="24"/>
            <w:szCs w:val="24"/>
            <w:rPrChange w:id="385" w:author="sun lanlan" w:date="2023-11-08T10:16:00Z">
              <w:rPr>
                <w:b/>
                <w:bCs/>
                <w:color w:val="333333"/>
                <w:szCs w:val="22"/>
              </w:rPr>
            </w:rPrChange>
          </w:rPr>
          <w:t xml:space="preserve"> </w:t>
        </w:r>
        <w:proofErr w:type="spellStart"/>
        <w:r w:rsidRPr="005164BA">
          <w:rPr>
            <w:rFonts w:ascii="CIDFont+F1" w:hAnsi="CIDFont+F1"/>
            <w:color w:val="000000"/>
            <w:sz w:val="24"/>
            <w:szCs w:val="24"/>
            <w:rPrChange w:id="386" w:author="sun lanlan" w:date="2023-11-08T10:16:00Z">
              <w:rPr>
                <w:b/>
                <w:bCs/>
                <w:color w:val="333333"/>
                <w:szCs w:val="22"/>
              </w:rPr>
            </w:rPrChange>
          </w:rPr>
          <w:t>cpp</w:t>
        </w:r>
        <w:proofErr w:type="spellEnd"/>
        <w:r w:rsidRPr="005164BA">
          <w:rPr>
            <w:rFonts w:ascii="CIDFont+F1" w:hAnsi="CIDFont+F1"/>
            <w:color w:val="000000"/>
            <w:sz w:val="24"/>
            <w:szCs w:val="24"/>
            <w:rPrChange w:id="387" w:author="sun lanlan" w:date="2023-11-08T10:16:00Z">
              <w:rPr>
                <w:b/>
                <w:bCs/>
                <w:color w:val="333333"/>
                <w:szCs w:val="22"/>
              </w:rPr>
            </w:rPrChange>
          </w:rPr>
          <w:t xml:space="preserve"> </w:t>
        </w:r>
        <w:r w:rsidRPr="005164BA">
          <w:rPr>
            <w:rFonts w:ascii="CIDFont+F1" w:hAnsi="CIDFont+F1"/>
            <w:color w:val="000000"/>
            <w:sz w:val="24"/>
            <w:szCs w:val="24"/>
            <w:rPrChange w:id="388" w:author="sun lanlan" w:date="2023-11-08T10:16:00Z">
              <w:rPr>
                <w:b/>
                <w:bCs/>
                <w:color w:val="333333"/>
                <w:szCs w:val="22"/>
              </w:rPr>
            </w:rPrChange>
          </w:rPr>
          <w:t>文件以建立发布者</w:t>
        </w:r>
      </w:ins>
    </w:p>
    <w:p w14:paraId="2DDCE2DA" w14:textId="77777777" w:rsidR="005164BA" w:rsidRDefault="005164BA" w:rsidP="00E03F22">
      <w:pPr>
        <w:pStyle w:val="a3"/>
        <w:rPr>
          <w:ins w:id="389" w:author="sun lanlan" w:date="2023-11-08T10:16:00Z"/>
          <w:rFonts w:ascii="CIDFont+F1" w:hAnsi="CIDFont+F1" w:hint="eastAsia"/>
          <w:color w:val="000000"/>
          <w:sz w:val="24"/>
          <w:szCs w:val="24"/>
        </w:rPr>
      </w:pPr>
    </w:p>
    <w:p w14:paraId="370579C1" w14:textId="36F68E8F" w:rsidR="005164BA" w:rsidRPr="005164BA" w:rsidRDefault="005164BA" w:rsidP="00E03F22">
      <w:pPr>
        <w:pStyle w:val="a3"/>
        <w:rPr>
          <w:ins w:id="390" w:author="sun lanlan" w:date="2023-11-08T10:15:00Z"/>
          <w:rFonts w:ascii="CIDFont+F1" w:hAnsi="CIDFont+F1"/>
          <w:color w:val="000000"/>
          <w:sz w:val="24"/>
          <w:szCs w:val="24"/>
          <w:rPrChange w:id="391" w:author="sun lanlan" w:date="2023-11-08T10:16:00Z">
            <w:rPr>
              <w:ins w:id="392" w:author="sun lanlan" w:date="2023-11-08T10:15:00Z"/>
              <w:b/>
              <w:bCs/>
              <w:color w:val="333333"/>
              <w:szCs w:val="22"/>
            </w:rPr>
          </w:rPrChange>
        </w:rPr>
      </w:pPr>
      <w:ins w:id="393" w:author="sun lanlan" w:date="2023-11-08T10:17:00Z">
        <w:r>
          <w:rPr>
            <w:rFonts w:ascii="CIDFont+F1" w:hAnsi="CIDFont+F1" w:hint="eastAsia"/>
            <w:color w:val="000000"/>
            <w:sz w:val="24"/>
            <w:szCs w:val="24"/>
          </w:rPr>
          <w:t>首先，对以下头文件进行包含</w:t>
        </w:r>
      </w:ins>
    </w:p>
    <w:p w14:paraId="1A98E5CF" w14:textId="1AB6C1F8" w:rsidR="000B6B6B" w:rsidDel="005164BA" w:rsidRDefault="005164BA" w:rsidP="00E03F22">
      <w:pPr>
        <w:pStyle w:val="a3"/>
        <w:rPr>
          <w:del w:id="394" w:author="sun lanlan" w:date="2023-11-08T09:56:00Z"/>
        </w:rPr>
      </w:pPr>
      <w:ins w:id="395" w:author="sun lanlan" w:date="2023-11-08T10:18:00Z">
        <w:r w:rsidRPr="005164BA">
          <w:rPr>
            <w:noProof/>
          </w:rPr>
          <w:drawing>
            <wp:inline distT="0" distB="0" distL="0" distR="0" wp14:anchorId="4967AB15" wp14:editId="13756BD7">
              <wp:extent cx="3519170" cy="690880"/>
              <wp:effectExtent l="0" t="0" r="5080" b="0"/>
              <wp:docPr id="15868553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9170" cy="690880"/>
                      </a:xfrm>
                      <a:prstGeom prst="rect">
                        <a:avLst/>
                      </a:prstGeom>
                      <a:noFill/>
                      <a:ln>
                        <a:noFill/>
                      </a:ln>
                    </pic:spPr>
                  </pic:pic>
                </a:graphicData>
              </a:graphic>
            </wp:inline>
          </w:drawing>
        </w:r>
      </w:ins>
    </w:p>
    <w:p w14:paraId="33CB9888" w14:textId="77777777" w:rsidR="005164BA" w:rsidRDefault="005164BA" w:rsidP="00E03F22">
      <w:pPr>
        <w:pStyle w:val="a3"/>
        <w:rPr>
          <w:ins w:id="396" w:author="sun lanlan" w:date="2023-11-08T10:18:00Z"/>
        </w:rPr>
      </w:pPr>
    </w:p>
    <w:p w14:paraId="35D1C87A" w14:textId="728454E8" w:rsidR="005164BA" w:rsidRPr="007A3508" w:rsidRDefault="005164BA" w:rsidP="00E03F22">
      <w:pPr>
        <w:pStyle w:val="a3"/>
        <w:rPr>
          <w:ins w:id="397" w:author="sun lanlan" w:date="2023-11-08T10:18:00Z"/>
          <w:rFonts w:ascii="CIDFont+F1" w:hAnsi="CIDFont+F1"/>
          <w:color w:val="000000"/>
          <w:sz w:val="24"/>
          <w:szCs w:val="24"/>
          <w:rPrChange w:id="398" w:author="sun lanlan" w:date="2023-11-08T10:54:00Z">
            <w:rPr>
              <w:ins w:id="399" w:author="sun lanlan" w:date="2023-11-08T10:18:00Z"/>
            </w:rPr>
          </w:rPrChange>
        </w:rPr>
      </w:pPr>
      <w:ins w:id="400" w:author="sun lanlan" w:date="2023-11-08T10:18:00Z">
        <w:r w:rsidRPr="007A3508">
          <w:rPr>
            <w:rFonts w:ascii="CIDFont+F1" w:hAnsi="CIDFont+F1" w:hint="eastAsia"/>
            <w:color w:val="000000"/>
            <w:sz w:val="24"/>
            <w:szCs w:val="24"/>
            <w:rPrChange w:id="401" w:author="sun lanlan" w:date="2023-11-08T10:54:00Z">
              <w:rPr>
                <w:rFonts w:hint="eastAsia"/>
              </w:rPr>
            </w:rPrChange>
          </w:rPr>
          <w:t>另外建立一个</w:t>
        </w:r>
        <w:r w:rsidRPr="007A3508">
          <w:rPr>
            <w:rFonts w:ascii="CIDFont+F1" w:hAnsi="CIDFont+F1"/>
            <w:color w:val="000000"/>
            <w:sz w:val="24"/>
            <w:szCs w:val="24"/>
            <w:rPrChange w:id="402" w:author="sun lanlan" w:date="2023-11-08T10:54:00Z">
              <w:rPr/>
            </w:rPrChange>
          </w:rPr>
          <w:t xml:space="preserve"> </w:t>
        </w:r>
        <w:proofErr w:type="spellStart"/>
        <w:r w:rsidRPr="007A3508">
          <w:rPr>
            <w:rFonts w:ascii="CIDFont+F1" w:hAnsi="CIDFont+F1"/>
            <w:color w:val="000000"/>
            <w:sz w:val="24"/>
            <w:szCs w:val="24"/>
            <w:rPrChange w:id="403" w:author="sun lanlan" w:date="2023-11-08T10:54:00Z">
              <w:rPr/>
            </w:rPrChange>
          </w:rPr>
          <w:t>cpp</w:t>
        </w:r>
        <w:proofErr w:type="spellEnd"/>
        <w:r w:rsidRPr="007A3508">
          <w:rPr>
            <w:rFonts w:ascii="CIDFont+F1" w:hAnsi="CIDFont+F1"/>
            <w:color w:val="000000"/>
            <w:sz w:val="24"/>
            <w:szCs w:val="24"/>
            <w:rPrChange w:id="404" w:author="sun lanlan" w:date="2023-11-08T10:54:00Z">
              <w:rPr/>
            </w:rPrChange>
          </w:rPr>
          <w:t xml:space="preserve"> </w:t>
        </w:r>
        <w:r w:rsidRPr="007A3508">
          <w:rPr>
            <w:rFonts w:ascii="CIDFont+F1" w:hAnsi="CIDFont+F1"/>
            <w:color w:val="000000"/>
            <w:sz w:val="24"/>
            <w:szCs w:val="24"/>
            <w:rPrChange w:id="405" w:author="sun lanlan" w:date="2023-11-08T10:54:00Z">
              <w:rPr/>
            </w:rPrChange>
          </w:rPr>
          <w:t>文件用于作为接收者</w:t>
        </w:r>
        <w:r w:rsidRPr="007A3508">
          <w:rPr>
            <w:rFonts w:ascii="CIDFont+F1" w:hAnsi="CIDFont+F1" w:hint="eastAsia"/>
            <w:color w:val="000000"/>
            <w:sz w:val="24"/>
            <w:szCs w:val="24"/>
            <w:rPrChange w:id="406" w:author="sun lanlan" w:date="2023-11-08T10:54:00Z">
              <w:rPr>
                <w:rFonts w:hint="eastAsia"/>
              </w:rPr>
            </w:rPrChange>
          </w:rPr>
          <w:t>，下面</w:t>
        </w:r>
      </w:ins>
      <w:ins w:id="407" w:author="sun lanlan" w:date="2023-11-08T10:19:00Z">
        <w:r w:rsidRPr="007A3508">
          <w:rPr>
            <w:rFonts w:ascii="CIDFont+F1" w:hAnsi="CIDFont+F1" w:hint="eastAsia"/>
            <w:color w:val="000000"/>
            <w:sz w:val="24"/>
            <w:szCs w:val="24"/>
            <w:rPrChange w:id="408" w:author="sun lanlan" w:date="2023-11-08T10:54:00Z">
              <w:rPr>
                <w:rFonts w:hint="eastAsia"/>
              </w:rPr>
            </w:rPrChange>
          </w:rPr>
          <w:t>是接收者要包含的头文件</w:t>
        </w:r>
      </w:ins>
      <w:ins w:id="409" w:author="sun lanlan" w:date="2023-11-08T10:18:00Z">
        <w:r w:rsidRPr="007A3508">
          <w:rPr>
            <w:rFonts w:ascii="CIDFont+F1" w:hAnsi="CIDFont+F1" w:hint="eastAsia"/>
            <w:color w:val="000000"/>
            <w:sz w:val="24"/>
            <w:szCs w:val="24"/>
            <w:rPrChange w:id="410" w:author="sun lanlan" w:date="2023-11-08T10:54:00Z">
              <w:rPr>
                <w:rFonts w:hint="eastAsia"/>
              </w:rPr>
            </w:rPrChange>
          </w:rPr>
          <w:t>：</w:t>
        </w:r>
      </w:ins>
    </w:p>
    <w:p w14:paraId="63A862AE" w14:textId="675C0925" w:rsidR="005164BA" w:rsidRPr="007A3508" w:rsidRDefault="005164BA">
      <w:pPr>
        <w:pStyle w:val="a3"/>
        <w:rPr>
          <w:ins w:id="411" w:author="sun lanlan" w:date="2023-11-08T10:18:00Z"/>
          <w:rFonts w:ascii="CIDFont+F1" w:hAnsi="CIDFont+F1"/>
          <w:color w:val="000000"/>
          <w:sz w:val="24"/>
          <w:szCs w:val="24"/>
          <w:rPrChange w:id="412" w:author="sun lanlan" w:date="2023-11-08T10:54:00Z">
            <w:rPr>
              <w:ins w:id="413" w:author="sun lanlan" w:date="2023-11-08T10:18:00Z"/>
              <w:rFonts w:eastAsia="宋体"/>
            </w:rPr>
          </w:rPrChange>
        </w:rPr>
        <w:pPrChange w:id="414" w:author="sun lanlan" w:date="2023-11-08T10:11:00Z">
          <w:pPr>
            <w:jc w:val="left"/>
          </w:pPr>
        </w:pPrChange>
      </w:pPr>
      <w:ins w:id="415" w:author="sun lanlan" w:date="2023-11-08T10:19:00Z">
        <w:r w:rsidRPr="007A3508">
          <w:rPr>
            <w:rFonts w:ascii="CIDFont+F1" w:hAnsi="CIDFont+F1"/>
            <w:noProof/>
            <w:color w:val="000000"/>
            <w:sz w:val="24"/>
            <w:szCs w:val="24"/>
            <w:rPrChange w:id="416" w:author="sun lanlan" w:date="2023-11-08T10:54:00Z">
              <w:rPr>
                <w:noProof/>
              </w:rPr>
            </w:rPrChange>
          </w:rPr>
          <w:drawing>
            <wp:inline distT="0" distB="0" distL="0" distR="0" wp14:anchorId="0D8FB92B" wp14:editId="60FD1002">
              <wp:extent cx="3891280" cy="595630"/>
              <wp:effectExtent l="0" t="0" r="0" b="0"/>
              <wp:docPr id="9866778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1280" cy="595630"/>
                      </a:xfrm>
                      <a:prstGeom prst="rect">
                        <a:avLst/>
                      </a:prstGeom>
                      <a:noFill/>
                      <a:ln>
                        <a:noFill/>
                      </a:ln>
                    </pic:spPr>
                  </pic:pic>
                </a:graphicData>
              </a:graphic>
            </wp:inline>
          </w:drawing>
        </w:r>
      </w:ins>
    </w:p>
    <w:p w14:paraId="76B50505" w14:textId="3001E117" w:rsidR="000B6B6B" w:rsidRPr="007A3508" w:rsidDel="005164BA" w:rsidRDefault="005164BA" w:rsidP="00E03F22">
      <w:pPr>
        <w:pStyle w:val="a3"/>
        <w:rPr>
          <w:del w:id="417" w:author="sun lanlan" w:date="2023-11-08T09:56:00Z"/>
          <w:rFonts w:ascii="CIDFont+F1" w:hAnsi="CIDFont+F1"/>
          <w:color w:val="000000"/>
          <w:sz w:val="24"/>
          <w:szCs w:val="24"/>
          <w:rPrChange w:id="418" w:author="sun lanlan" w:date="2023-11-08T10:54:00Z">
            <w:rPr>
              <w:del w:id="419" w:author="sun lanlan" w:date="2023-11-08T09:56:00Z"/>
              <w:color w:val="333333"/>
              <w:shd w:val="clear" w:color="auto" w:fill="FFFFFF"/>
            </w:rPr>
          </w:rPrChange>
        </w:rPr>
      </w:pPr>
      <w:ins w:id="420" w:author="sun lanlan" w:date="2023-11-08T10:20:00Z">
        <w:r w:rsidRPr="007A3508">
          <w:rPr>
            <w:rFonts w:ascii="CIDFont+F1" w:hAnsi="CIDFont+F1" w:hint="eastAsia"/>
            <w:color w:val="000000"/>
            <w:sz w:val="24"/>
            <w:szCs w:val="24"/>
            <w:rPrChange w:id="421" w:author="sun lanlan" w:date="2023-11-08T10:54:00Z">
              <w:rPr>
                <w:rFonts w:hint="eastAsia"/>
                <w:color w:val="333333"/>
                <w:shd w:val="clear" w:color="auto" w:fill="FFFFFF"/>
              </w:rPr>
            </w:rPrChange>
          </w:rPr>
          <w:t>下面进行主体代码的编写：</w:t>
        </w:r>
      </w:ins>
      <w:del w:id="422" w:author="sun lanlan" w:date="2023-11-08T09:56:00Z">
        <w:r w:rsidRPr="007A3508" w:rsidDel="00071403">
          <w:rPr>
            <w:rFonts w:ascii="CIDFont+F1" w:hAnsi="CIDFont+F1" w:hint="eastAsia"/>
            <w:color w:val="000000"/>
            <w:sz w:val="24"/>
            <w:szCs w:val="24"/>
            <w:rPrChange w:id="423" w:author="sun lanlan" w:date="2023-11-08T10:54:00Z">
              <w:rPr>
                <w:rFonts w:hint="eastAsia"/>
                <w:color w:val="333333"/>
                <w:shd w:val="clear" w:color="auto" w:fill="FFFFFF"/>
              </w:rPr>
            </w:rPrChange>
          </w:rPr>
          <w:delText>对应前面的雷达数据，我们可以将</w:delText>
        </w:r>
        <w:r w:rsidRPr="007A3508" w:rsidDel="00071403">
          <w:rPr>
            <w:rFonts w:ascii="CIDFont+F1" w:hAnsi="CIDFont+F1"/>
            <w:color w:val="000000"/>
            <w:sz w:val="24"/>
            <w:szCs w:val="24"/>
            <w:rPrChange w:id="424" w:author="sun lanlan" w:date="2023-11-08T10:54:00Z">
              <w:rPr>
                <w:color w:val="333333"/>
                <w:shd w:val="clear" w:color="auto" w:fill="FFFFFF"/>
              </w:rPr>
            </w:rPrChange>
          </w:rPr>
          <w:delText>sensor_msgs/LaserScan</w:delText>
        </w:r>
        <w:r w:rsidRPr="007A3508" w:rsidDel="00071403">
          <w:rPr>
            <w:rFonts w:ascii="CIDFont+F1" w:hAnsi="CIDFont+F1" w:hint="eastAsia"/>
            <w:color w:val="000000"/>
            <w:sz w:val="24"/>
            <w:szCs w:val="24"/>
            <w:rPrChange w:id="425" w:author="sun lanlan" w:date="2023-11-08T10:54:00Z">
              <w:rPr>
                <w:rFonts w:hint="eastAsia"/>
                <w:color w:val="333333"/>
                <w:shd w:val="clear" w:color="auto" w:fill="FFFFFF"/>
              </w:rPr>
            </w:rPrChange>
          </w:rPr>
          <w:delText>消息和智能车雷达数据一一对应起来，我重点讲的是</w:delText>
        </w:r>
        <w:r w:rsidRPr="007A3508" w:rsidDel="00071403">
          <w:rPr>
            <w:rFonts w:ascii="CIDFont+F1" w:hAnsi="CIDFont+F1"/>
            <w:color w:val="000000"/>
            <w:sz w:val="24"/>
            <w:szCs w:val="24"/>
            <w:rPrChange w:id="426" w:author="sun lanlan" w:date="2023-11-08T10:54:00Z">
              <w:rPr>
                <w:color w:val="333333"/>
                <w:shd w:val="clear" w:color="auto" w:fill="FFFFFF"/>
              </w:rPr>
            </w:rPrChange>
          </w:rPr>
          <w:delText>range</w:delText>
        </w:r>
        <w:r w:rsidRPr="007A3508" w:rsidDel="00071403">
          <w:rPr>
            <w:rFonts w:ascii="CIDFont+F1" w:hAnsi="CIDFont+F1" w:hint="eastAsia"/>
            <w:color w:val="000000"/>
            <w:sz w:val="24"/>
            <w:szCs w:val="24"/>
            <w:rPrChange w:id="427" w:author="sun lanlan" w:date="2023-11-08T10:54:00Z">
              <w:rPr>
                <w:rFonts w:hint="eastAsia"/>
                <w:color w:val="333333"/>
                <w:shd w:val="clear" w:color="auto" w:fill="FFFFFF"/>
              </w:rPr>
            </w:rPrChange>
          </w:rPr>
          <w:delText>数据，因为后面实验三会用到。</w:delText>
        </w:r>
      </w:del>
    </w:p>
    <w:p w14:paraId="4473ADD8" w14:textId="77777777" w:rsidR="005164BA" w:rsidRPr="007A3508" w:rsidRDefault="005164BA" w:rsidP="00E03F22">
      <w:pPr>
        <w:pStyle w:val="a3"/>
        <w:rPr>
          <w:ins w:id="428" w:author="sun lanlan" w:date="2023-11-08T10:20:00Z"/>
          <w:rFonts w:ascii="CIDFont+F1" w:hAnsi="CIDFont+F1"/>
          <w:color w:val="000000"/>
          <w:sz w:val="24"/>
          <w:szCs w:val="24"/>
          <w:rPrChange w:id="429" w:author="sun lanlan" w:date="2023-11-08T10:54:00Z">
            <w:rPr>
              <w:ins w:id="430" w:author="sun lanlan" w:date="2023-11-08T10:20:00Z"/>
              <w:color w:val="333333"/>
              <w:shd w:val="clear" w:color="auto" w:fill="FFFFFF"/>
            </w:rPr>
          </w:rPrChange>
        </w:rPr>
      </w:pPr>
    </w:p>
    <w:p w14:paraId="3E686FC1" w14:textId="77777777" w:rsidR="005164BA" w:rsidRPr="007A3508" w:rsidRDefault="005164BA" w:rsidP="00E03F22">
      <w:pPr>
        <w:pStyle w:val="a3"/>
        <w:rPr>
          <w:ins w:id="431" w:author="sun lanlan" w:date="2023-11-08T10:20:00Z"/>
          <w:rFonts w:ascii="CIDFont+F1" w:hAnsi="CIDFont+F1"/>
          <w:color w:val="000000"/>
          <w:sz w:val="24"/>
          <w:szCs w:val="24"/>
          <w:rPrChange w:id="432" w:author="sun lanlan" w:date="2023-11-08T10:54:00Z">
            <w:rPr>
              <w:ins w:id="433" w:author="sun lanlan" w:date="2023-11-08T10:20:00Z"/>
              <w:color w:val="333333"/>
              <w:shd w:val="clear" w:color="auto" w:fill="FFFFFF"/>
            </w:rPr>
          </w:rPrChange>
        </w:rPr>
      </w:pPr>
    </w:p>
    <w:p w14:paraId="54B3E4ED" w14:textId="77777777" w:rsidR="005164BA" w:rsidRPr="007A3508" w:rsidRDefault="005164BA" w:rsidP="00E03F22">
      <w:pPr>
        <w:pStyle w:val="a3"/>
        <w:rPr>
          <w:ins w:id="434" w:author="sun lanlan" w:date="2023-11-08T10:20:00Z"/>
          <w:rFonts w:ascii="CIDFont+F1" w:hAnsi="CIDFont+F1"/>
          <w:color w:val="000000"/>
          <w:sz w:val="24"/>
          <w:szCs w:val="24"/>
          <w:rPrChange w:id="435" w:author="sun lanlan" w:date="2023-11-08T10:54:00Z">
            <w:rPr>
              <w:ins w:id="436" w:author="sun lanlan" w:date="2023-11-08T10:20:00Z"/>
              <w:color w:val="333333"/>
              <w:shd w:val="clear" w:color="auto" w:fill="FFFFFF"/>
            </w:rPr>
          </w:rPrChange>
        </w:rPr>
      </w:pPr>
    </w:p>
    <w:p w14:paraId="2816BEBE" w14:textId="77777777" w:rsidR="005164BA" w:rsidRPr="007A3508" w:rsidRDefault="005164BA" w:rsidP="00E03F22">
      <w:pPr>
        <w:pStyle w:val="a3"/>
        <w:rPr>
          <w:ins w:id="437" w:author="sun lanlan" w:date="2023-11-08T10:20:00Z"/>
          <w:rFonts w:ascii="CIDFont+F1" w:hAnsi="CIDFont+F1"/>
          <w:color w:val="000000"/>
          <w:sz w:val="24"/>
          <w:szCs w:val="24"/>
          <w:rPrChange w:id="438" w:author="sun lanlan" w:date="2023-11-08T10:54:00Z">
            <w:rPr>
              <w:ins w:id="439" w:author="sun lanlan" w:date="2023-11-08T10:20:00Z"/>
              <w:color w:val="333333"/>
              <w:shd w:val="clear" w:color="auto" w:fill="FFFFFF"/>
            </w:rPr>
          </w:rPrChange>
        </w:rPr>
      </w:pPr>
    </w:p>
    <w:p w14:paraId="07318269" w14:textId="77777777" w:rsidR="005164BA" w:rsidRPr="007A3508" w:rsidRDefault="005164BA" w:rsidP="00E03F22">
      <w:pPr>
        <w:pStyle w:val="a3"/>
        <w:rPr>
          <w:ins w:id="440" w:author="sun lanlan" w:date="2023-11-08T10:20:00Z"/>
          <w:rFonts w:ascii="CIDFont+F1" w:hAnsi="CIDFont+F1"/>
          <w:color w:val="000000"/>
          <w:sz w:val="24"/>
          <w:szCs w:val="24"/>
          <w:rPrChange w:id="441" w:author="sun lanlan" w:date="2023-11-08T10:54:00Z">
            <w:rPr>
              <w:ins w:id="442" w:author="sun lanlan" w:date="2023-11-08T10:20:00Z"/>
              <w:color w:val="333333"/>
              <w:shd w:val="clear" w:color="auto" w:fill="FFFFFF"/>
            </w:rPr>
          </w:rPrChange>
        </w:rPr>
      </w:pPr>
    </w:p>
    <w:p w14:paraId="6D279B99" w14:textId="659D1B26" w:rsidR="005164BA" w:rsidRPr="007A3508" w:rsidRDefault="005164BA" w:rsidP="00E03F22">
      <w:pPr>
        <w:pStyle w:val="a3"/>
        <w:rPr>
          <w:ins w:id="443" w:author="sun lanlan" w:date="2023-11-08T10:20:00Z"/>
          <w:rFonts w:ascii="CIDFont+F1" w:hAnsi="CIDFont+F1"/>
          <w:color w:val="000000"/>
          <w:sz w:val="24"/>
          <w:szCs w:val="24"/>
          <w:rPrChange w:id="444" w:author="sun lanlan" w:date="2023-11-08T10:54:00Z">
            <w:rPr>
              <w:ins w:id="445" w:author="sun lanlan" w:date="2023-11-08T10:20:00Z"/>
              <w:color w:val="333333"/>
              <w:shd w:val="clear" w:color="auto" w:fill="FFFFFF"/>
            </w:rPr>
          </w:rPrChange>
        </w:rPr>
      </w:pPr>
      <w:ins w:id="446" w:author="sun lanlan" w:date="2023-11-08T10:20:00Z">
        <w:r w:rsidRPr="007A3508">
          <w:rPr>
            <w:rFonts w:ascii="CIDFont+F1" w:hAnsi="CIDFont+F1" w:hint="eastAsia"/>
            <w:color w:val="000000"/>
            <w:sz w:val="24"/>
            <w:szCs w:val="24"/>
            <w:rPrChange w:id="447" w:author="sun lanlan" w:date="2023-11-08T10:54:00Z">
              <w:rPr>
                <w:rFonts w:hint="eastAsia"/>
                <w:color w:val="333333"/>
                <w:shd w:val="clear" w:color="auto" w:fill="FFFFFF"/>
              </w:rPr>
            </w:rPrChange>
          </w:rPr>
          <w:t>发布者</w:t>
        </w:r>
      </w:ins>
      <w:ins w:id="448" w:author="sun lanlan" w:date="2023-11-08T10:21:00Z">
        <w:r w:rsidRPr="007A3508">
          <w:rPr>
            <w:rFonts w:ascii="CIDFont+F1" w:hAnsi="CIDFont+F1" w:hint="eastAsia"/>
            <w:color w:val="000000"/>
            <w:sz w:val="24"/>
            <w:szCs w:val="24"/>
            <w:rPrChange w:id="449" w:author="sun lanlan" w:date="2023-11-08T10:54:00Z">
              <w:rPr>
                <w:rFonts w:hint="eastAsia"/>
                <w:color w:val="333333"/>
                <w:shd w:val="clear" w:color="auto" w:fill="FFFFFF"/>
              </w:rPr>
            </w:rPrChange>
          </w:rPr>
          <w:t>主体</w:t>
        </w:r>
      </w:ins>
      <w:ins w:id="450" w:author="sun lanlan" w:date="2023-11-08T10:20:00Z">
        <w:r w:rsidRPr="007A3508">
          <w:rPr>
            <w:rFonts w:ascii="CIDFont+F1" w:hAnsi="CIDFont+F1" w:hint="eastAsia"/>
            <w:color w:val="000000"/>
            <w:sz w:val="24"/>
            <w:szCs w:val="24"/>
            <w:rPrChange w:id="451" w:author="sun lanlan" w:date="2023-11-08T10:54:00Z">
              <w:rPr>
                <w:rFonts w:hint="eastAsia"/>
                <w:color w:val="333333"/>
                <w:shd w:val="clear" w:color="auto" w:fill="FFFFFF"/>
              </w:rPr>
            </w:rPrChange>
          </w:rPr>
          <w:t>代码编写，</w:t>
        </w:r>
      </w:ins>
      <w:ins w:id="452" w:author="sun lanlan" w:date="2023-11-08T10:21:00Z">
        <w:r w:rsidRPr="007A3508">
          <w:rPr>
            <w:rFonts w:ascii="CIDFont+F1" w:hAnsi="CIDFont+F1" w:hint="eastAsia"/>
            <w:color w:val="000000"/>
            <w:sz w:val="24"/>
            <w:szCs w:val="24"/>
            <w:rPrChange w:id="453" w:author="sun lanlan" w:date="2023-11-08T10:54:00Z">
              <w:rPr>
                <w:rFonts w:hint="eastAsia"/>
                <w:color w:val="333333"/>
                <w:shd w:val="clear" w:color="auto" w:fill="FFFFFF"/>
              </w:rPr>
            </w:rPrChange>
          </w:rPr>
          <w:t>请注意注释内容</w:t>
        </w:r>
        <w:r w:rsidRPr="007A3508">
          <w:rPr>
            <w:rFonts w:ascii="CIDFont+F1" w:hAnsi="CIDFont+F1"/>
            <w:color w:val="000000"/>
            <w:sz w:val="24"/>
            <w:szCs w:val="24"/>
            <w:rPrChange w:id="454" w:author="sun lanlan" w:date="2023-11-08T10:54:00Z">
              <w:rPr>
                <w:color w:val="333333"/>
                <w:shd w:val="clear" w:color="auto" w:fill="FFFFFF"/>
              </w:rPr>
            </w:rPrChange>
          </w:rPr>
          <w:t xml:space="preserve"> </w:t>
        </w:r>
      </w:ins>
    </w:p>
    <w:p w14:paraId="5127B57D" w14:textId="77777777" w:rsidR="005164BA" w:rsidRPr="005164BA" w:rsidRDefault="005164BA">
      <w:pPr>
        <w:pStyle w:val="a3"/>
        <w:rPr>
          <w:ins w:id="455" w:author="sun lanlan" w:date="2023-11-08T10:20:00Z"/>
          <w:color w:val="333333"/>
          <w:shd w:val="clear" w:color="auto" w:fill="FFFFFF"/>
        </w:rPr>
        <w:pPrChange w:id="456" w:author="sun lanlan" w:date="2023-11-08T10:11:00Z">
          <w:pPr>
            <w:pStyle w:val="a3"/>
            <w:ind w:left="104" w:firstLineChars="200" w:firstLine="420"/>
            <w:jc w:val="left"/>
          </w:pPr>
        </w:pPrChange>
      </w:pPr>
    </w:p>
    <w:p w14:paraId="39ED3170" w14:textId="77777777" w:rsidR="005164BA" w:rsidRDefault="005164BA" w:rsidP="00E03F22">
      <w:pPr>
        <w:pStyle w:val="a3"/>
        <w:rPr>
          <w:ins w:id="457" w:author="sun lanlan" w:date="2023-11-08T10:22:00Z"/>
          <w:color w:val="333333"/>
          <w:shd w:val="clear" w:color="auto" w:fill="FFFFFF"/>
        </w:rPr>
      </w:pPr>
    </w:p>
    <w:p w14:paraId="2AF34899" w14:textId="77777777" w:rsidR="005164BA" w:rsidRDefault="005164BA" w:rsidP="00E03F22">
      <w:pPr>
        <w:pStyle w:val="a3"/>
        <w:rPr>
          <w:ins w:id="458" w:author="sun lanlan" w:date="2023-11-08T10:23:00Z"/>
          <w:color w:val="333333"/>
          <w:shd w:val="clear" w:color="auto" w:fill="FFFFFF"/>
        </w:rPr>
      </w:pPr>
    </w:p>
    <w:p w14:paraId="565D5F40" w14:textId="77777777" w:rsidR="005164BA" w:rsidRDefault="005164BA" w:rsidP="00E03F22">
      <w:pPr>
        <w:pStyle w:val="a3"/>
        <w:rPr>
          <w:ins w:id="459" w:author="sun lanlan" w:date="2023-11-08T10:23:00Z"/>
          <w:color w:val="333333"/>
          <w:shd w:val="clear" w:color="auto" w:fill="FFFFFF"/>
        </w:rPr>
      </w:pPr>
    </w:p>
    <w:p w14:paraId="41D0A845" w14:textId="77777777" w:rsidR="005164BA" w:rsidRDefault="005164BA" w:rsidP="00E03F22">
      <w:pPr>
        <w:pStyle w:val="a3"/>
        <w:rPr>
          <w:ins w:id="460" w:author="sun lanlan" w:date="2023-11-08T10:23:00Z"/>
          <w:color w:val="333333"/>
          <w:shd w:val="clear" w:color="auto" w:fill="FFFFFF"/>
        </w:rPr>
      </w:pPr>
    </w:p>
    <w:p w14:paraId="7049CB38" w14:textId="77777777" w:rsidR="005164BA" w:rsidRDefault="005164BA" w:rsidP="00E03F22">
      <w:pPr>
        <w:pStyle w:val="a3"/>
        <w:rPr>
          <w:ins w:id="461" w:author="sun lanlan" w:date="2023-11-08T10:23:00Z"/>
          <w:color w:val="333333"/>
          <w:shd w:val="clear" w:color="auto" w:fill="FFFFFF"/>
        </w:rPr>
      </w:pPr>
    </w:p>
    <w:p w14:paraId="11A39C03" w14:textId="77777777" w:rsidR="005164BA" w:rsidRDefault="005164BA" w:rsidP="00E03F22">
      <w:pPr>
        <w:pStyle w:val="a3"/>
        <w:rPr>
          <w:ins w:id="462" w:author="sun lanlan" w:date="2023-11-08T10:23:00Z"/>
          <w:color w:val="333333"/>
          <w:shd w:val="clear" w:color="auto" w:fill="FFFFFF"/>
        </w:rPr>
      </w:pPr>
    </w:p>
    <w:p w14:paraId="360C3EB2" w14:textId="77777777" w:rsidR="005164BA" w:rsidRDefault="005164BA" w:rsidP="00E03F22">
      <w:pPr>
        <w:pStyle w:val="a3"/>
        <w:rPr>
          <w:ins w:id="463" w:author="sun lanlan" w:date="2023-11-08T10:23:00Z"/>
          <w:color w:val="333333"/>
          <w:shd w:val="clear" w:color="auto" w:fill="FFFFFF"/>
        </w:rPr>
      </w:pPr>
    </w:p>
    <w:p w14:paraId="5D624526" w14:textId="77777777" w:rsidR="005164BA" w:rsidRDefault="005164BA" w:rsidP="00E03F22">
      <w:pPr>
        <w:pStyle w:val="a3"/>
        <w:rPr>
          <w:ins w:id="464" w:author="sun lanlan" w:date="2023-11-08T10:23:00Z"/>
          <w:color w:val="333333"/>
          <w:shd w:val="clear" w:color="auto" w:fill="FFFFFF"/>
        </w:rPr>
      </w:pPr>
    </w:p>
    <w:p w14:paraId="2AFAF4EE" w14:textId="77777777" w:rsidR="005164BA" w:rsidRDefault="005164BA" w:rsidP="00E03F22">
      <w:pPr>
        <w:pStyle w:val="a3"/>
        <w:rPr>
          <w:ins w:id="465" w:author="sun lanlan" w:date="2023-11-08T10:23:00Z"/>
          <w:color w:val="333333"/>
          <w:shd w:val="clear" w:color="auto" w:fill="FFFFFF"/>
        </w:rPr>
      </w:pPr>
    </w:p>
    <w:p w14:paraId="198E9451" w14:textId="0104AA03" w:rsidR="000B6B6B" w:rsidDel="005164BA" w:rsidRDefault="005164BA" w:rsidP="00E03F22">
      <w:pPr>
        <w:pStyle w:val="a3"/>
        <w:rPr>
          <w:del w:id="466" w:author="sun lanlan" w:date="2023-11-08T09:56:00Z"/>
          <w:color w:val="333333"/>
          <w:shd w:val="clear" w:color="auto" w:fill="FFFFFF"/>
        </w:rPr>
      </w:pPr>
      <w:ins w:id="467" w:author="sun lanlan" w:date="2023-11-08T10:20:00Z">
        <w:r w:rsidRPr="005164BA">
          <w:rPr>
            <w:noProof/>
            <w:color w:val="333333"/>
            <w:shd w:val="clear" w:color="auto" w:fill="FFFFFF"/>
          </w:rPr>
          <w:drawing>
            <wp:inline distT="0" distB="0" distL="0" distR="0" wp14:anchorId="7D99A188" wp14:editId="29F8824B">
              <wp:extent cx="3869055" cy="4639945"/>
              <wp:effectExtent l="0" t="0" r="0" b="8255"/>
              <wp:docPr id="11891709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9055" cy="4639945"/>
                      </a:xfrm>
                      <a:prstGeom prst="rect">
                        <a:avLst/>
                      </a:prstGeom>
                      <a:noFill/>
                      <a:ln>
                        <a:noFill/>
                      </a:ln>
                    </pic:spPr>
                  </pic:pic>
                </a:graphicData>
              </a:graphic>
            </wp:inline>
          </w:drawing>
        </w:r>
      </w:ins>
      <w:del w:id="468" w:author="sun lanlan" w:date="2023-11-08T09:56:00Z">
        <w:r w:rsidDel="00071403">
          <w:rPr>
            <w:rFonts w:hint="eastAsia"/>
            <w:color w:val="333333"/>
            <w:shd w:val="clear" w:color="auto" w:fill="FFFFFF"/>
          </w:rPr>
          <w:delText>range是数组，数组的长度越长，说明激光雷达的精度越高，咱们的智能车的range数组长度是1140，也就是一周每一度都有4份距离信息。</w:delText>
        </w:r>
      </w:del>
    </w:p>
    <w:p w14:paraId="68996D11" w14:textId="77777777" w:rsidR="005164BA" w:rsidRDefault="005164BA" w:rsidP="00E03F22">
      <w:pPr>
        <w:pStyle w:val="a3"/>
        <w:rPr>
          <w:ins w:id="469" w:author="sun lanlan" w:date="2023-11-08T10:21:00Z"/>
          <w:color w:val="333333"/>
          <w:shd w:val="clear" w:color="auto" w:fill="FFFFFF"/>
        </w:rPr>
      </w:pPr>
    </w:p>
    <w:p w14:paraId="380DE954" w14:textId="77777777" w:rsidR="005164BA" w:rsidRDefault="005164BA" w:rsidP="005164BA">
      <w:pPr>
        <w:pStyle w:val="a3"/>
        <w:rPr>
          <w:ins w:id="470" w:author="sun lanlan" w:date="2023-11-08T10:22:00Z"/>
          <w:color w:val="333333"/>
          <w:shd w:val="clear" w:color="auto" w:fill="FFFFFF"/>
        </w:rPr>
      </w:pPr>
    </w:p>
    <w:p w14:paraId="1DDAB416" w14:textId="77777777" w:rsidR="005164BA" w:rsidRDefault="005164BA" w:rsidP="005164BA">
      <w:pPr>
        <w:pStyle w:val="a3"/>
        <w:rPr>
          <w:ins w:id="471" w:author="sun lanlan" w:date="2023-11-08T10:22:00Z"/>
          <w:color w:val="333333"/>
          <w:shd w:val="clear" w:color="auto" w:fill="FFFFFF"/>
        </w:rPr>
      </w:pPr>
    </w:p>
    <w:p w14:paraId="34EB1807" w14:textId="77777777" w:rsidR="005164BA" w:rsidRDefault="005164BA" w:rsidP="005164BA">
      <w:pPr>
        <w:pStyle w:val="a3"/>
        <w:rPr>
          <w:ins w:id="472" w:author="sun lanlan" w:date="2023-11-08T10:22:00Z"/>
          <w:color w:val="333333"/>
          <w:shd w:val="clear" w:color="auto" w:fill="FFFFFF"/>
        </w:rPr>
      </w:pPr>
    </w:p>
    <w:p w14:paraId="319E72FE" w14:textId="77777777" w:rsidR="005164BA" w:rsidRDefault="005164BA" w:rsidP="005164BA">
      <w:pPr>
        <w:pStyle w:val="a3"/>
        <w:rPr>
          <w:ins w:id="473" w:author="sun lanlan" w:date="2023-11-08T10:22:00Z"/>
          <w:color w:val="333333"/>
          <w:shd w:val="clear" w:color="auto" w:fill="FFFFFF"/>
        </w:rPr>
      </w:pPr>
    </w:p>
    <w:p w14:paraId="43B3F928" w14:textId="77777777" w:rsidR="005164BA" w:rsidRDefault="005164BA" w:rsidP="005164BA">
      <w:pPr>
        <w:pStyle w:val="a3"/>
        <w:rPr>
          <w:ins w:id="474" w:author="sun lanlan" w:date="2023-11-08T10:22:00Z"/>
          <w:color w:val="333333"/>
          <w:shd w:val="clear" w:color="auto" w:fill="FFFFFF"/>
        </w:rPr>
      </w:pPr>
    </w:p>
    <w:p w14:paraId="3A5047B1" w14:textId="77777777" w:rsidR="005164BA" w:rsidRDefault="005164BA" w:rsidP="005164BA">
      <w:pPr>
        <w:pStyle w:val="a3"/>
        <w:rPr>
          <w:ins w:id="475" w:author="sun lanlan" w:date="2023-11-08T10:22:00Z"/>
          <w:color w:val="333333"/>
          <w:shd w:val="clear" w:color="auto" w:fill="FFFFFF"/>
        </w:rPr>
      </w:pPr>
    </w:p>
    <w:p w14:paraId="50922417" w14:textId="77777777" w:rsidR="005164BA" w:rsidRDefault="005164BA" w:rsidP="005164BA">
      <w:pPr>
        <w:pStyle w:val="a3"/>
        <w:rPr>
          <w:ins w:id="476" w:author="sun lanlan" w:date="2023-11-08T10:22:00Z"/>
          <w:color w:val="333333"/>
          <w:shd w:val="clear" w:color="auto" w:fill="FFFFFF"/>
        </w:rPr>
      </w:pPr>
    </w:p>
    <w:p w14:paraId="0D4A70C2" w14:textId="77777777" w:rsidR="005164BA" w:rsidRDefault="005164BA" w:rsidP="005164BA">
      <w:pPr>
        <w:pStyle w:val="a3"/>
        <w:rPr>
          <w:ins w:id="477" w:author="sun lanlan" w:date="2023-11-08T10:22:00Z"/>
          <w:color w:val="333333"/>
          <w:shd w:val="clear" w:color="auto" w:fill="FFFFFF"/>
        </w:rPr>
      </w:pPr>
    </w:p>
    <w:p w14:paraId="0597FBEF" w14:textId="77777777" w:rsidR="005164BA" w:rsidRDefault="005164BA" w:rsidP="005164BA">
      <w:pPr>
        <w:pStyle w:val="a3"/>
        <w:rPr>
          <w:ins w:id="478" w:author="sun lanlan" w:date="2023-11-08T10:22:00Z"/>
          <w:color w:val="333333"/>
          <w:shd w:val="clear" w:color="auto" w:fill="FFFFFF"/>
        </w:rPr>
      </w:pPr>
    </w:p>
    <w:p w14:paraId="7A69BE01" w14:textId="047E8A9A" w:rsidR="005164BA" w:rsidRPr="007A3508" w:rsidRDefault="005164BA" w:rsidP="005164BA">
      <w:pPr>
        <w:pStyle w:val="a3"/>
        <w:rPr>
          <w:ins w:id="479" w:author="sun lanlan" w:date="2023-11-08T10:21:00Z"/>
          <w:rFonts w:ascii="CIDFont+F1" w:hAnsi="CIDFont+F1"/>
          <w:color w:val="000000"/>
          <w:sz w:val="24"/>
          <w:szCs w:val="24"/>
          <w:rPrChange w:id="480" w:author="sun lanlan" w:date="2023-11-08T10:54:00Z">
            <w:rPr>
              <w:ins w:id="481" w:author="sun lanlan" w:date="2023-11-08T10:21:00Z"/>
              <w:color w:val="333333"/>
              <w:shd w:val="clear" w:color="auto" w:fill="FFFFFF"/>
            </w:rPr>
          </w:rPrChange>
        </w:rPr>
      </w:pPr>
      <w:ins w:id="482" w:author="sun lanlan" w:date="2023-11-08T10:21:00Z">
        <w:r w:rsidRPr="007A3508">
          <w:rPr>
            <w:rFonts w:ascii="CIDFont+F1" w:hAnsi="CIDFont+F1" w:hint="eastAsia"/>
            <w:color w:val="000000"/>
            <w:sz w:val="24"/>
            <w:szCs w:val="24"/>
            <w:rPrChange w:id="483" w:author="sun lanlan" w:date="2023-11-08T10:54:00Z">
              <w:rPr>
                <w:rFonts w:hint="eastAsia"/>
                <w:color w:val="333333"/>
                <w:shd w:val="clear" w:color="auto" w:fill="FFFFFF"/>
              </w:rPr>
            </w:rPrChange>
          </w:rPr>
          <w:t>接收者主体代码编写，请注意注释内容</w:t>
        </w:r>
        <w:r w:rsidRPr="007A3508">
          <w:rPr>
            <w:rFonts w:ascii="CIDFont+F1" w:hAnsi="CIDFont+F1"/>
            <w:color w:val="000000"/>
            <w:sz w:val="24"/>
            <w:szCs w:val="24"/>
            <w:rPrChange w:id="484" w:author="sun lanlan" w:date="2023-11-08T10:54:00Z">
              <w:rPr>
                <w:color w:val="333333"/>
                <w:shd w:val="clear" w:color="auto" w:fill="FFFFFF"/>
              </w:rPr>
            </w:rPrChange>
          </w:rPr>
          <w:t xml:space="preserve"> </w:t>
        </w:r>
      </w:ins>
    </w:p>
    <w:p w14:paraId="5331265F" w14:textId="77777777" w:rsidR="005164BA" w:rsidRDefault="005164BA" w:rsidP="005164BA">
      <w:pPr>
        <w:pStyle w:val="a3"/>
        <w:rPr>
          <w:ins w:id="485" w:author="sun lanlan" w:date="2023-11-08T10:24:00Z"/>
          <w:color w:val="333333"/>
          <w:shd w:val="clear" w:color="auto" w:fill="FFFFFF"/>
        </w:rPr>
      </w:pPr>
    </w:p>
    <w:p w14:paraId="291E68D6" w14:textId="77777777" w:rsidR="005164BA" w:rsidRDefault="005164BA" w:rsidP="005164BA">
      <w:pPr>
        <w:pStyle w:val="a3"/>
        <w:rPr>
          <w:ins w:id="486" w:author="sun lanlan" w:date="2023-11-08T10:24:00Z"/>
          <w:color w:val="333333"/>
          <w:shd w:val="clear" w:color="auto" w:fill="FFFFFF"/>
        </w:rPr>
      </w:pPr>
    </w:p>
    <w:p w14:paraId="5513E1EA" w14:textId="77777777" w:rsidR="005164BA" w:rsidRDefault="005164BA" w:rsidP="005164BA">
      <w:pPr>
        <w:pStyle w:val="a3"/>
        <w:rPr>
          <w:ins w:id="487" w:author="sun lanlan" w:date="2023-11-08T10:25:00Z"/>
          <w:color w:val="333333"/>
          <w:shd w:val="clear" w:color="auto" w:fill="FFFFFF"/>
        </w:rPr>
      </w:pPr>
    </w:p>
    <w:p w14:paraId="1F79453A" w14:textId="77777777" w:rsidR="005164BA" w:rsidRDefault="005164BA" w:rsidP="005164BA">
      <w:pPr>
        <w:pStyle w:val="a3"/>
        <w:rPr>
          <w:ins w:id="488" w:author="sun lanlan" w:date="2023-11-08T10:25:00Z"/>
          <w:color w:val="333333"/>
          <w:shd w:val="clear" w:color="auto" w:fill="FFFFFF"/>
        </w:rPr>
      </w:pPr>
    </w:p>
    <w:p w14:paraId="21EB5E1E" w14:textId="77777777" w:rsidR="005164BA" w:rsidRDefault="005164BA" w:rsidP="005164BA">
      <w:pPr>
        <w:pStyle w:val="a3"/>
        <w:rPr>
          <w:ins w:id="489" w:author="sun lanlan" w:date="2023-11-08T10:25:00Z"/>
          <w:color w:val="333333"/>
          <w:shd w:val="clear" w:color="auto" w:fill="FFFFFF"/>
        </w:rPr>
      </w:pPr>
    </w:p>
    <w:p w14:paraId="60063BD5" w14:textId="77777777" w:rsidR="005164BA" w:rsidRDefault="005164BA" w:rsidP="005164BA">
      <w:pPr>
        <w:pStyle w:val="a3"/>
        <w:rPr>
          <w:ins w:id="490" w:author="sun lanlan" w:date="2023-11-08T10:25:00Z"/>
          <w:color w:val="333333"/>
          <w:shd w:val="clear" w:color="auto" w:fill="FFFFFF"/>
        </w:rPr>
      </w:pPr>
    </w:p>
    <w:p w14:paraId="17E569A9" w14:textId="77777777" w:rsidR="005164BA" w:rsidRDefault="005164BA" w:rsidP="005164BA">
      <w:pPr>
        <w:pStyle w:val="a3"/>
        <w:rPr>
          <w:ins w:id="491" w:author="sun lanlan" w:date="2023-11-08T10:25:00Z"/>
          <w:color w:val="333333"/>
          <w:shd w:val="clear" w:color="auto" w:fill="FFFFFF"/>
        </w:rPr>
      </w:pPr>
    </w:p>
    <w:p w14:paraId="0ED38524" w14:textId="77777777" w:rsidR="005164BA" w:rsidRDefault="005164BA" w:rsidP="005164BA">
      <w:pPr>
        <w:pStyle w:val="a3"/>
        <w:rPr>
          <w:ins w:id="492" w:author="sun lanlan" w:date="2023-11-08T10:25:00Z"/>
          <w:color w:val="333333"/>
          <w:shd w:val="clear" w:color="auto" w:fill="FFFFFF"/>
        </w:rPr>
      </w:pPr>
    </w:p>
    <w:p w14:paraId="42CCE9C4" w14:textId="77777777" w:rsidR="005164BA" w:rsidRDefault="005164BA" w:rsidP="005164BA">
      <w:pPr>
        <w:pStyle w:val="a3"/>
        <w:rPr>
          <w:ins w:id="493" w:author="sun lanlan" w:date="2023-11-08T10:25:00Z"/>
          <w:color w:val="333333"/>
          <w:shd w:val="clear" w:color="auto" w:fill="FFFFFF"/>
        </w:rPr>
      </w:pPr>
    </w:p>
    <w:p w14:paraId="2FCE024A" w14:textId="77777777" w:rsidR="005164BA" w:rsidRDefault="005164BA" w:rsidP="005164BA">
      <w:pPr>
        <w:pStyle w:val="a3"/>
        <w:rPr>
          <w:ins w:id="494" w:author="sun lanlan" w:date="2023-11-08T10:25:00Z"/>
          <w:color w:val="333333"/>
          <w:shd w:val="clear" w:color="auto" w:fill="FFFFFF"/>
        </w:rPr>
      </w:pPr>
    </w:p>
    <w:p w14:paraId="14DCC982" w14:textId="77777777" w:rsidR="005164BA" w:rsidRDefault="005164BA" w:rsidP="005164BA">
      <w:pPr>
        <w:pStyle w:val="a3"/>
        <w:rPr>
          <w:ins w:id="495" w:author="sun lanlan" w:date="2023-11-08T10:25:00Z"/>
          <w:color w:val="333333"/>
          <w:shd w:val="clear" w:color="auto" w:fill="FFFFFF"/>
        </w:rPr>
      </w:pPr>
    </w:p>
    <w:p w14:paraId="0DDCB8E0" w14:textId="5AC00DC3" w:rsidR="000B6B6B" w:rsidDel="005164BA" w:rsidRDefault="005164BA" w:rsidP="005164BA">
      <w:pPr>
        <w:pStyle w:val="a3"/>
        <w:rPr>
          <w:del w:id="496" w:author="sun lanlan" w:date="2023-11-08T09:56:00Z"/>
          <w:color w:val="333333"/>
          <w:shd w:val="clear" w:color="auto" w:fill="FFFFFF"/>
        </w:rPr>
      </w:pPr>
      <w:ins w:id="497" w:author="sun lanlan" w:date="2023-11-08T10:22:00Z">
        <w:r w:rsidRPr="005164BA">
          <w:rPr>
            <w:noProof/>
            <w:color w:val="333333"/>
            <w:shd w:val="clear" w:color="auto" w:fill="FFFFFF"/>
          </w:rPr>
          <w:drawing>
            <wp:inline distT="0" distB="0" distL="0" distR="0" wp14:anchorId="675172F2" wp14:editId="1309E2EE">
              <wp:extent cx="5274310" cy="5375275"/>
              <wp:effectExtent l="0" t="0" r="2540" b="0"/>
              <wp:docPr id="1706791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75275"/>
                      </a:xfrm>
                      <a:prstGeom prst="rect">
                        <a:avLst/>
                      </a:prstGeom>
                      <a:noFill/>
                      <a:ln>
                        <a:noFill/>
                      </a:ln>
                    </pic:spPr>
                  </pic:pic>
                </a:graphicData>
              </a:graphic>
            </wp:inline>
          </w:drawing>
        </w:r>
      </w:ins>
      <w:del w:id="498" w:author="sun lanlan" w:date="2023-11-08T09:56:00Z">
        <w:r w:rsidDel="00071403">
          <w:rPr>
            <w:rFonts w:hint="eastAsia"/>
            <w:color w:val="333333"/>
            <w:shd w:val="clear" w:color="auto" w:fill="FFFFFF"/>
          </w:rPr>
          <w:delText>range数组是如何和角度对应的呢？range[0]对应的角度就是激光雷达的零点方向（一般为激光雷达的正前方），后面数据rangep[1]、range[2]……依次为沿激光雷达逆时针方向对应角度的距离数据。</w:delText>
        </w:r>
      </w:del>
    </w:p>
    <w:p w14:paraId="7CA752D7" w14:textId="77777777" w:rsidR="005164BA" w:rsidRDefault="005164BA" w:rsidP="00E03F22">
      <w:pPr>
        <w:pStyle w:val="a3"/>
        <w:rPr>
          <w:ins w:id="499" w:author="sun lanlan" w:date="2023-11-08T10:25:00Z"/>
          <w:color w:val="333333"/>
          <w:shd w:val="clear" w:color="auto" w:fill="FFFFFF"/>
        </w:rPr>
      </w:pPr>
    </w:p>
    <w:p w14:paraId="7B0B566E" w14:textId="77777777" w:rsidR="005164BA" w:rsidRDefault="005164BA" w:rsidP="00E03F22">
      <w:pPr>
        <w:pStyle w:val="a3"/>
        <w:rPr>
          <w:ins w:id="500" w:author="sun lanlan" w:date="2023-11-08T10:25:00Z"/>
          <w:color w:val="333333"/>
          <w:shd w:val="clear" w:color="auto" w:fill="FFFFFF"/>
        </w:rPr>
      </w:pPr>
    </w:p>
    <w:p w14:paraId="34DD2071" w14:textId="77777777" w:rsidR="005164BA" w:rsidRDefault="005164BA" w:rsidP="00E03F22">
      <w:pPr>
        <w:pStyle w:val="a3"/>
        <w:rPr>
          <w:ins w:id="501" w:author="sun lanlan" w:date="2023-11-08T10:25:00Z"/>
          <w:color w:val="333333"/>
          <w:shd w:val="clear" w:color="auto" w:fill="FFFFFF"/>
        </w:rPr>
      </w:pPr>
    </w:p>
    <w:p w14:paraId="4D122D0F" w14:textId="77777777" w:rsidR="005164BA" w:rsidRDefault="005164BA" w:rsidP="00E03F22">
      <w:pPr>
        <w:pStyle w:val="a3"/>
        <w:rPr>
          <w:ins w:id="502" w:author="sun lanlan" w:date="2023-11-08T10:25:00Z"/>
          <w:color w:val="333333"/>
          <w:shd w:val="clear" w:color="auto" w:fill="FFFFFF"/>
        </w:rPr>
      </w:pPr>
    </w:p>
    <w:p w14:paraId="06E72D2A" w14:textId="3BB27C55" w:rsidR="005164BA" w:rsidRPr="00B034EE" w:rsidRDefault="005164BA">
      <w:pPr>
        <w:pStyle w:val="a3"/>
        <w:rPr>
          <w:ins w:id="503" w:author="sun lanlan" w:date="2023-11-08T10:23:00Z"/>
          <w:rFonts w:ascii="CIDFont+F1" w:hAnsi="CIDFont+F1"/>
          <w:color w:val="000000"/>
          <w:sz w:val="24"/>
          <w:szCs w:val="24"/>
          <w:rPrChange w:id="504" w:author="sun lanlan" w:date="2023-11-08T10:46:00Z">
            <w:rPr>
              <w:ins w:id="505" w:author="sun lanlan" w:date="2023-11-08T10:23:00Z"/>
              <w:color w:val="333333"/>
              <w:shd w:val="clear" w:color="auto" w:fill="FFFFFF"/>
            </w:rPr>
          </w:rPrChange>
        </w:rPr>
        <w:pPrChange w:id="506" w:author="sun lanlan" w:date="2023-11-08T10:11:00Z">
          <w:pPr>
            <w:pStyle w:val="a3"/>
            <w:ind w:left="104" w:firstLineChars="200" w:firstLine="420"/>
            <w:jc w:val="left"/>
          </w:pPr>
        </w:pPrChange>
      </w:pPr>
      <w:ins w:id="507" w:author="sun lanlan" w:date="2023-11-08T10:23:00Z">
        <w:r w:rsidRPr="00B034EE">
          <w:rPr>
            <w:rFonts w:ascii="CIDFont+F1" w:hAnsi="CIDFont+F1" w:hint="eastAsia"/>
            <w:color w:val="000000"/>
            <w:sz w:val="24"/>
            <w:szCs w:val="24"/>
            <w:rPrChange w:id="508" w:author="sun lanlan" w:date="2023-11-08T10:46:00Z">
              <w:rPr>
                <w:rFonts w:hint="eastAsia"/>
                <w:color w:val="333333"/>
                <w:shd w:val="clear" w:color="auto" w:fill="FFFFFF"/>
              </w:rPr>
            </w:rPrChange>
          </w:rPr>
          <w:t>之后这两个文件加入编译文件中生成可执行文件，调用，这样就能输出每个相对与子坐标系的坐标现在</w:t>
        </w:r>
        <w:proofErr w:type="gramStart"/>
        <w:r w:rsidRPr="00B034EE">
          <w:rPr>
            <w:rFonts w:ascii="CIDFont+F1" w:hAnsi="CIDFont+F1" w:hint="eastAsia"/>
            <w:color w:val="000000"/>
            <w:sz w:val="24"/>
            <w:szCs w:val="24"/>
            <w:rPrChange w:id="509" w:author="sun lanlan" w:date="2023-11-08T10:46:00Z">
              <w:rPr>
                <w:rFonts w:hint="eastAsia"/>
                <w:color w:val="333333"/>
                <w:shd w:val="clear" w:color="auto" w:fill="FFFFFF"/>
              </w:rPr>
            </w:rPrChange>
          </w:rPr>
          <w:t>在</w:t>
        </w:r>
        <w:proofErr w:type="gramEnd"/>
        <w:r w:rsidRPr="00B034EE">
          <w:rPr>
            <w:rFonts w:ascii="CIDFont+F1" w:hAnsi="CIDFont+F1" w:hint="eastAsia"/>
            <w:color w:val="000000"/>
            <w:sz w:val="24"/>
            <w:szCs w:val="24"/>
            <w:rPrChange w:id="510" w:author="sun lanlan" w:date="2023-11-08T10:46:00Z">
              <w:rPr>
                <w:rFonts w:hint="eastAsia"/>
                <w:color w:val="333333"/>
                <w:shd w:val="clear" w:color="auto" w:fill="FFFFFF"/>
              </w:rPr>
            </w:rPrChange>
          </w:rPr>
          <w:t>父坐标系下的坐标了。</w:t>
        </w:r>
      </w:ins>
    </w:p>
    <w:p w14:paraId="67AD2DDB" w14:textId="2A859457" w:rsidR="000B6B6B" w:rsidRPr="00B034EE" w:rsidDel="00EE5A52" w:rsidRDefault="000B6B6B" w:rsidP="00E03F22">
      <w:pPr>
        <w:pStyle w:val="a3"/>
        <w:rPr>
          <w:del w:id="511" w:author="sun lanlan" w:date="2023-11-08T09:56:00Z"/>
          <w:rFonts w:ascii="CIDFont+F1" w:hAnsi="CIDFont+F1"/>
          <w:color w:val="000000"/>
          <w:sz w:val="24"/>
          <w:szCs w:val="24"/>
          <w:rPrChange w:id="512" w:author="sun lanlan" w:date="2023-11-08T10:46:00Z">
            <w:rPr>
              <w:del w:id="513" w:author="sun lanlan" w:date="2023-11-08T09:56:00Z"/>
              <w:color w:val="333333"/>
              <w:shd w:val="clear" w:color="auto" w:fill="FFFFFF"/>
            </w:rPr>
          </w:rPrChange>
        </w:rPr>
      </w:pPr>
    </w:p>
    <w:p w14:paraId="2C6D8D74" w14:textId="77777777" w:rsidR="00EE5A52" w:rsidRPr="00B034EE" w:rsidRDefault="00EE5A52" w:rsidP="00E03F22">
      <w:pPr>
        <w:pStyle w:val="a3"/>
        <w:rPr>
          <w:ins w:id="514" w:author="sun lanlan" w:date="2023-11-08T10:27:00Z"/>
          <w:rFonts w:ascii="CIDFont+F1" w:hAnsi="CIDFont+F1"/>
          <w:color w:val="000000"/>
          <w:sz w:val="24"/>
          <w:szCs w:val="24"/>
          <w:rPrChange w:id="515" w:author="sun lanlan" w:date="2023-11-08T10:46:00Z">
            <w:rPr>
              <w:ins w:id="516" w:author="sun lanlan" w:date="2023-11-08T10:27:00Z"/>
              <w:color w:val="333333"/>
              <w:shd w:val="clear" w:color="auto" w:fill="FFFFFF"/>
            </w:rPr>
          </w:rPrChange>
        </w:rPr>
      </w:pPr>
    </w:p>
    <w:p w14:paraId="204067C1" w14:textId="77777777" w:rsidR="00EE5A52" w:rsidRPr="007A3508" w:rsidRDefault="00EE5A52" w:rsidP="00E03F22">
      <w:pPr>
        <w:pStyle w:val="a3"/>
        <w:rPr>
          <w:ins w:id="517" w:author="sun lanlan" w:date="2023-11-08T10:27:00Z"/>
          <w:rFonts w:ascii="CIDFont+F1" w:hAnsi="CIDFont+F1"/>
          <w:color w:val="000000"/>
          <w:sz w:val="24"/>
          <w:szCs w:val="24"/>
          <w:rPrChange w:id="518" w:author="sun lanlan" w:date="2023-11-08T10:54:00Z">
            <w:rPr>
              <w:ins w:id="519" w:author="sun lanlan" w:date="2023-11-08T10:27:00Z"/>
              <w:color w:val="333333"/>
              <w:shd w:val="clear" w:color="auto" w:fill="FFFFFF"/>
            </w:rPr>
          </w:rPrChange>
        </w:rPr>
      </w:pPr>
    </w:p>
    <w:p w14:paraId="606F748F" w14:textId="77777777" w:rsidR="00EE5A52" w:rsidRDefault="00EE5A52" w:rsidP="00E03F22">
      <w:pPr>
        <w:pStyle w:val="a3"/>
        <w:rPr>
          <w:ins w:id="520" w:author="sun lanlan" w:date="2023-11-08T10:27:00Z"/>
          <w:color w:val="333333"/>
          <w:shd w:val="clear" w:color="auto" w:fill="FFFFFF"/>
        </w:rPr>
      </w:pPr>
    </w:p>
    <w:p w14:paraId="3ECB907E" w14:textId="77777777" w:rsidR="00EE5A52" w:rsidRDefault="00EE5A52" w:rsidP="00E03F22">
      <w:pPr>
        <w:pStyle w:val="a3"/>
        <w:rPr>
          <w:ins w:id="521" w:author="sun lanlan" w:date="2023-11-08T10:27:00Z"/>
          <w:color w:val="333333"/>
          <w:shd w:val="clear" w:color="auto" w:fill="FFFFFF"/>
        </w:rPr>
      </w:pPr>
    </w:p>
    <w:p w14:paraId="40F452C5" w14:textId="1FA78E3C" w:rsidR="00EE5A52" w:rsidRPr="00EE5A52" w:rsidRDefault="00EE5A52">
      <w:pPr>
        <w:pStyle w:val="a3"/>
        <w:ind w:firstLineChars="900" w:firstLine="2520"/>
        <w:rPr>
          <w:ins w:id="522" w:author="sun lanlan" w:date="2023-11-08T10:27:00Z"/>
          <w:rFonts w:ascii="CIDFont+F3" w:eastAsiaTheme="minorEastAsia" w:hAnsi="CIDFont+F3" w:cstheme="minorBidi"/>
          <w:b/>
          <w:bCs/>
          <w:color w:val="000000"/>
          <w:sz w:val="28"/>
          <w:szCs w:val="28"/>
          <w:rPrChange w:id="523" w:author="sun lanlan" w:date="2023-11-08T10:27:00Z">
            <w:rPr>
              <w:ins w:id="524" w:author="sun lanlan" w:date="2023-11-08T10:27:00Z"/>
              <w:color w:val="333333"/>
              <w:shd w:val="clear" w:color="auto" w:fill="FFFFFF"/>
            </w:rPr>
          </w:rPrChange>
        </w:rPr>
        <w:pPrChange w:id="525" w:author="sun lanlan" w:date="2023-11-08T10:31:00Z">
          <w:pPr>
            <w:pStyle w:val="a3"/>
            <w:ind w:left="104" w:firstLineChars="200" w:firstLine="420"/>
            <w:jc w:val="left"/>
          </w:pPr>
        </w:pPrChange>
      </w:pPr>
      <w:ins w:id="526" w:author="sun lanlan" w:date="2023-11-08T10:27:00Z">
        <w:r w:rsidRPr="00EE5A52">
          <w:rPr>
            <w:rFonts w:ascii="CIDFont+F3" w:eastAsiaTheme="minorEastAsia" w:hAnsi="CIDFont+F3" w:cstheme="minorBidi" w:hint="eastAsia"/>
            <w:b/>
            <w:bCs/>
            <w:color w:val="000000"/>
            <w:sz w:val="28"/>
            <w:szCs w:val="28"/>
            <w:rPrChange w:id="527" w:author="sun lanlan" w:date="2023-11-08T10:27:00Z">
              <w:rPr>
                <w:rFonts w:hint="eastAsia"/>
                <w:color w:val="333333"/>
                <w:shd w:val="clear" w:color="auto" w:fill="FFFFFF"/>
              </w:rPr>
            </w:rPrChange>
          </w:rPr>
          <w:lastRenderedPageBreak/>
          <w:t>实验</w:t>
        </w:r>
      </w:ins>
      <w:ins w:id="528" w:author="sun lanlan" w:date="2023-11-08T10:31:00Z">
        <w:r>
          <w:rPr>
            <w:rFonts w:ascii="CIDFont+F3" w:eastAsiaTheme="minorEastAsia" w:hAnsi="CIDFont+F3" w:cstheme="minorBidi" w:hint="eastAsia"/>
            <w:b/>
            <w:bCs/>
            <w:color w:val="000000"/>
            <w:sz w:val="28"/>
            <w:szCs w:val="28"/>
          </w:rPr>
          <w:t>三</w:t>
        </w:r>
      </w:ins>
      <w:ins w:id="529" w:author="sun lanlan" w:date="2023-11-08T10:27:00Z">
        <w:r w:rsidRPr="00EE5A52">
          <w:rPr>
            <w:rFonts w:ascii="CIDFont+F3" w:eastAsiaTheme="minorEastAsia" w:hAnsi="CIDFont+F3" w:cstheme="minorBidi"/>
            <w:b/>
            <w:bCs/>
            <w:color w:val="000000"/>
            <w:sz w:val="28"/>
            <w:szCs w:val="28"/>
            <w:rPrChange w:id="530" w:author="sun lanlan" w:date="2023-11-08T10:27:00Z">
              <w:rPr>
                <w:color w:val="333333"/>
                <w:shd w:val="clear" w:color="auto" w:fill="FFFFFF"/>
              </w:rPr>
            </w:rPrChange>
          </w:rPr>
          <w:t xml:space="preserve"> PID </w:t>
        </w:r>
        <w:r w:rsidRPr="00EE5A52">
          <w:rPr>
            <w:rFonts w:ascii="CIDFont+F3" w:eastAsiaTheme="minorEastAsia" w:hAnsi="CIDFont+F3" w:cstheme="minorBidi"/>
            <w:b/>
            <w:bCs/>
            <w:color w:val="000000"/>
            <w:sz w:val="28"/>
            <w:szCs w:val="28"/>
            <w:rPrChange w:id="531" w:author="sun lanlan" w:date="2023-11-08T10:27:00Z">
              <w:rPr>
                <w:color w:val="333333"/>
                <w:shd w:val="clear" w:color="auto" w:fill="FFFFFF"/>
              </w:rPr>
            </w:rPrChange>
          </w:rPr>
          <w:t>算法实验</w:t>
        </w:r>
      </w:ins>
    </w:p>
    <w:p w14:paraId="01839701" w14:textId="77777777" w:rsidR="00EE5A52" w:rsidRPr="00EE5A52" w:rsidRDefault="00EE5A52">
      <w:pPr>
        <w:spacing w:before="219"/>
        <w:jc w:val="left"/>
        <w:outlineLvl w:val="3"/>
        <w:rPr>
          <w:ins w:id="532" w:author="sun lanlan" w:date="2023-11-08T10:28:00Z"/>
          <w:b/>
          <w:sz w:val="32"/>
          <w:rPrChange w:id="533" w:author="sun lanlan" w:date="2023-11-08T10:28:00Z">
            <w:rPr>
              <w:ins w:id="534" w:author="sun lanlan" w:date="2023-11-08T10:28:00Z"/>
              <w:b/>
              <w:bCs/>
              <w:sz w:val="24"/>
              <w:szCs w:val="24"/>
            </w:rPr>
          </w:rPrChange>
        </w:rPr>
        <w:pPrChange w:id="535" w:author="sun lanlan" w:date="2023-11-08T10:31:00Z">
          <w:pPr>
            <w:pStyle w:val="a3"/>
            <w:ind w:firstLineChars="500" w:firstLine="1205"/>
          </w:pPr>
        </w:pPrChange>
      </w:pPr>
      <w:ins w:id="536" w:author="sun lanlan" w:date="2023-11-08T10:28:00Z">
        <w:r w:rsidRPr="00EE5A52">
          <w:rPr>
            <w:rFonts w:hint="eastAsia"/>
            <w:b/>
            <w:sz w:val="32"/>
            <w:rPrChange w:id="537" w:author="sun lanlan" w:date="2023-11-08T10:28:00Z">
              <w:rPr>
                <w:rFonts w:hint="eastAsia"/>
                <w:b/>
                <w:bCs/>
                <w:sz w:val="24"/>
                <w:szCs w:val="24"/>
              </w:rPr>
            </w:rPrChange>
          </w:rPr>
          <w:t>实验目的：</w:t>
        </w:r>
      </w:ins>
    </w:p>
    <w:p w14:paraId="79C52B82" w14:textId="548D3AC4" w:rsidR="000B6B6B" w:rsidRPr="00B034EE" w:rsidDel="00EE5A52" w:rsidRDefault="00EE5A52" w:rsidP="00EE5A52">
      <w:pPr>
        <w:spacing w:before="219"/>
        <w:jc w:val="left"/>
        <w:outlineLvl w:val="3"/>
        <w:rPr>
          <w:del w:id="538" w:author="sun lanlan" w:date="2023-11-08T09:56:00Z"/>
          <w:rFonts w:ascii="CIDFont+F1" w:hAnsi="CIDFont+F1"/>
          <w:color w:val="000000"/>
          <w:sz w:val="24"/>
          <w:szCs w:val="24"/>
          <w:rPrChange w:id="539" w:author="sun lanlan" w:date="2023-11-08T10:46:00Z">
            <w:rPr>
              <w:del w:id="540" w:author="sun lanlan" w:date="2023-11-08T09:56:00Z"/>
              <w:rFonts w:ascii="Arial"/>
              <w:sz w:val="20"/>
            </w:rPr>
          </w:rPrChange>
        </w:rPr>
      </w:pPr>
      <w:ins w:id="541" w:author="sun lanlan" w:date="2023-11-08T10:31:00Z">
        <w:r w:rsidRPr="00B034EE">
          <w:rPr>
            <w:rFonts w:ascii="CIDFont+F1" w:eastAsia="宋体" w:hAnsi="CIDFont+F1" w:cs="宋体"/>
            <w:color w:val="000000"/>
            <w:sz w:val="24"/>
            <w:szCs w:val="24"/>
            <w:rPrChange w:id="542" w:author="sun lanlan" w:date="2023-11-08T10:46:00Z">
              <w:rPr>
                <w:rFonts w:ascii="Arial"/>
                <w:sz w:val="20"/>
              </w:rPr>
            </w:rPrChange>
          </w:rPr>
          <w:t>1</w:t>
        </w:r>
      </w:ins>
      <w:ins w:id="543" w:author="sun lanlan" w:date="2023-11-08T10:28:00Z">
        <w:r w:rsidRPr="00B034EE">
          <w:rPr>
            <w:rFonts w:ascii="CIDFont+F1" w:eastAsia="宋体" w:hAnsi="CIDFont+F1" w:cs="宋体"/>
            <w:color w:val="000000"/>
            <w:sz w:val="24"/>
            <w:szCs w:val="24"/>
            <w:rPrChange w:id="544" w:author="sun lanlan" w:date="2023-11-08T10:46:00Z">
              <w:rPr>
                <w:b/>
                <w:bCs/>
                <w:sz w:val="24"/>
                <w:szCs w:val="24"/>
              </w:rPr>
            </w:rPrChange>
          </w:rPr>
          <w:t>、</w:t>
        </w:r>
      </w:ins>
      <w:ins w:id="545" w:author="sun lanlan" w:date="2023-11-08T10:30:00Z">
        <w:r w:rsidRPr="00B034EE">
          <w:rPr>
            <w:rFonts w:ascii="CIDFont+F1" w:eastAsia="宋体" w:hAnsi="CIDFont+F1" w:cs="宋体" w:hint="eastAsia"/>
            <w:color w:val="000000"/>
            <w:sz w:val="24"/>
            <w:szCs w:val="24"/>
            <w:rPrChange w:id="546" w:author="sun lanlan" w:date="2023-11-08T10:46:00Z">
              <w:rPr>
                <w:rFonts w:ascii="Arial" w:hint="eastAsia"/>
                <w:sz w:val="20"/>
              </w:rPr>
            </w:rPrChange>
          </w:rPr>
          <w:t>熟悉</w:t>
        </w:r>
        <w:r w:rsidRPr="00B034EE">
          <w:rPr>
            <w:rFonts w:ascii="CIDFont+F1" w:eastAsia="宋体" w:hAnsi="CIDFont+F1" w:cs="宋体"/>
            <w:color w:val="000000"/>
            <w:sz w:val="24"/>
            <w:szCs w:val="24"/>
            <w:rPrChange w:id="547" w:author="sun lanlan" w:date="2023-11-08T10:46:00Z">
              <w:rPr>
                <w:rFonts w:ascii="Arial"/>
                <w:sz w:val="20"/>
              </w:rPr>
            </w:rPrChange>
          </w:rPr>
          <w:t>PID</w:t>
        </w:r>
        <w:r w:rsidRPr="00B034EE">
          <w:rPr>
            <w:rFonts w:ascii="CIDFont+F1" w:eastAsia="宋体" w:hAnsi="CIDFont+F1" w:cs="宋体" w:hint="eastAsia"/>
            <w:color w:val="000000"/>
            <w:sz w:val="24"/>
            <w:szCs w:val="24"/>
            <w:rPrChange w:id="548" w:author="sun lanlan" w:date="2023-11-08T10:46:00Z">
              <w:rPr>
                <w:rFonts w:ascii="Arial" w:hint="eastAsia"/>
                <w:sz w:val="20"/>
              </w:rPr>
            </w:rPrChange>
          </w:rPr>
          <w:t>算法的两种形式，</w:t>
        </w:r>
        <w:proofErr w:type="gramStart"/>
        <w:r w:rsidRPr="00B034EE">
          <w:rPr>
            <w:rFonts w:ascii="CIDFont+F1" w:eastAsia="宋体" w:hAnsi="CIDFont+F1" w:cs="宋体" w:hint="eastAsia"/>
            <w:color w:val="000000"/>
            <w:sz w:val="24"/>
            <w:szCs w:val="24"/>
            <w:rPrChange w:id="549" w:author="sun lanlan" w:date="2023-11-08T10:46:00Z">
              <w:rPr>
                <w:rFonts w:ascii="Arial" w:hint="eastAsia"/>
                <w:sz w:val="20"/>
              </w:rPr>
            </w:rPrChange>
          </w:rPr>
          <w:t>即</w:t>
        </w:r>
      </w:ins>
      <w:ins w:id="550" w:author="sun lanlan" w:date="2023-11-08T10:28:00Z">
        <w:r w:rsidRPr="00B034EE">
          <w:rPr>
            <w:rFonts w:ascii="CIDFont+F1" w:eastAsia="宋体" w:hAnsi="CIDFont+F1" w:cs="宋体"/>
            <w:color w:val="000000"/>
            <w:sz w:val="24"/>
            <w:szCs w:val="24"/>
            <w:rPrChange w:id="551" w:author="sun lanlan" w:date="2023-11-08T10:46:00Z">
              <w:rPr>
                <w:b/>
                <w:bCs/>
                <w:sz w:val="24"/>
                <w:szCs w:val="24"/>
              </w:rPr>
            </w:rPrChange>
          </w:rPr>
          <w:t>位置式</w:t>
        </w:r>
        <w:proofErr w:type="gramEnd"/>
        <w:r w:rsidRPr="00B034EE">
          <w:rPr>
            <w:rFonts w:ascii="CIDFont+F1" w:eastAsia="宋体" w:hAnsi="CIDFont+F1" w:cs="宋体"/>
            <w:color w:val="000000"/>
            <w:sz w:val="24"/>
            <w:szCs w:val="24"/>
            <w:rPrChange w:id="552" w:author="sun lanlan" w:date="2023-11-08T10:46:00Z">
              <w:rPr>
                <w:b/>
                <w:bCs/>
                <w:sz w:val="24"/>
                <w:szCs w:val="24"/>
              </w:rPr>
            </w:rPrChange>
          </w:rPr>
          <w:t xml:space="preserve"> PID </w:t>
        </w:r>
      </w:ins>
      <w:ins w:id="553" w:author="sun lanlan" w:date="2023-11-08T10:30:00Z">
        <w:r w:rsidRPr="00B034EE">
          <w:rPr>
            <w:rFonts w:ascii="CIDFont+F1" w:eastAsia="宋体" w:hAnsi="CIDFont+F1" w:cs="宋体" w:hint="eastAsia"/>
            <w:color w:val="000000"/>
            <w:sz w:val="24"/>
            <w:szCs w:val="24"/>
            <w:rPrChange w:id="554" w:author="sun lanlan" w:date="2023-11-08T10:46:00Z">
              <w:rPr>
                <w:rFonts w:ascii="Arial" w:hint="eastAsia"/>
                <w:sz w:val="20"/>
              </w:rPr>
            </w:rPrChange>
          </w:rPr>
          <w:t>、</w:t>
        </w:r>
      </w:ins>
      <w:ins w:id="555" w:author="sun lanlan" w:date="2023-11-08T10:28:00Z">
        <w:r w:rsidRPr="00B034EE">
          <w:rPr>
            <w:rFonts w:ascii="CIDFont+F1" w:eastAsia="宋体" w:hAnsi="CIDFont+F1" w:cs="宋体"/>
            <w:color w:val="000000"/>
            <w:sz w:val="24"/>
            <w:szCs w:val="24"/>
            <w:rPrChange w:id="556" w:author="sun lanlan" w:date="2023-11-08T10:46:00Z">
              <w:rPr>
                <w:b/>
                <w:bCs/>
                <w:sz w:val="24"/>
                <w:szCs w:val="24"/>
              </w:rPr>
            </w:rPrChange>
          </w:rPr>
          <w:t>增量式</w:t>
        </w:r>
        <w:r w:rsidRPr="00B034EE">
          <w:rPr>
            <w:rFonts w:ascii="CIDFont+F1" w:eastAsia="宋体" w:hAnsi="CIDFont+F1" w:cs="宋体"/>
            <w:color w:val="000000"/>
            <w:sz w:val="24"/>
            <w:szCs w:val="24"/>
            <w:rPrChange w:id="557" w:author="sun lanlan" w:date="2023-11-08T10:46:00Z">
              <w:rPr>
                <w:b/>
                <w:bCs/>
                <w:sz w:val="24"/>
                <w:szCs w:val="24"/>
              </w:rPr>
            </w:rPrChange>
          </w:rPr>
          <w:t xml:space="preserve"> PID </w:t>
        </w:r>
      </w:ins>
      <w:del w:id="558" w:author="sun lanlan" w:date="2023-11-08T09:56:00Z">
        <w:r w:rsidRPr="00B034EE" w:rsidDel="00071403">
          <w:rPr>
            <w:rFonts w:ascii="CIDFont+F1" w:eastAsia="宋体" w:hAnsi="CIDFont+F1" w:cs="宋体"/>
            <w:color w:val="000000"/>
            <w:sz w:val="24"/>
            <w:szCs w:val="24"/>
            <w:rPrChange w:id="559" w:author="sun lanlan" w:date="2023-11-08T10:46:00Z">
              <w:rPr>
                <w:rFonts w:ascii="宋体" w:eastAsia="宋体" w:hAnsi="宋体" w:cs="宋体"/>
                <w:b/>
                <w:bCs/>
                <w:sz w:val="24"/>
                <w:szCs w:val="24"/>
              </w:rPr>
            </w:rPrChange>
          </w:rPr>
          <w:delText xml:space="preserve">&lt;3&gt; </w:delText>
        </w:r>
        <w:r w:rsidRPr="00B034EE" w:rsidDel="00071403">
          <w:rPr>
            <w:rFonts w:ascii="CIDFont+F1" w:eastAsia="宋体" w:hAnsi="CIDFont+F1" w:cs="宋体" w:hint="eastAsia"/>
            <w:color w:val="000000"/>
            <w:sz w:val="24"/>
            <w:szCs w:val="24"/>
            <w:rPrChange w:id="560" w:author="sun lanlan" w:date="2023-11-08T10:46:00Z">
              <w:rPr>
                <w:rFonts w:ascii="宋体" w:eastAsia="宋体" w:hAnsi="宋体" w:cs="宋体" w:hint="eastAsia"/>
                <w:b/>
                <w:bCs/>
                <w:sz w:val="24"/>
                <w:szCs w:val="24"/>
              </w:rPr>
            </w:rPrChange>
          </w:rPr>
          <w:delText>使用</w:delText>
        </w:r>
        <w:r w:rsidRPr="00B034EE" w:rsidDel="00071403">
          <w:rPr>
            <w:rFonts w:ascii="CIDFont+F1" w:eastAsia="宋体" w:hAnsi="CIDFont+F1" w:cs="宋体"/>
            <w:color w:val="000000"/>
            <w:sz w:val="24"/>
            <w:szCs w:val="24"/>
            <w:rPrChange w:id="561" w:author="sun lanlan" w:date="2023-11-08T10:46:00Z">
              <w:rPr>
                <w:rFonts w:ascii="宋体" w:eastAsia="宋体" w:hAnsi="宋体" w:cs="宋体"/>
                <w:b/>
                <w:bCs/>
                <w:sz w:val="24"/>
                <w:szCs w:val="24"/>
              </w:rPr>
            </w:rPrChange>
          </w:rPr>
          <w:delText>laser_filters</w:delText>
        </w:r>
        <w:r w:rsidRPr="00B034EE" w:rsidDel="00071403">
          <w:rPr>
            <w:rFonts w:ascii="CIDFont+F1" w:eastAsia="宋体" w:hAnsi="CIDFont+F1" w:cs="宋体" w:hint="eastAsia"/>
            <w:color w:val="000000"/>
            <w:sz w:val="24"/>
            <w:szCs w:val="24"/>
            <w:rPrChange w:id="562" w:author="sun lanlan" w:date="2023-11-08T10:46:00Z">
              <w:rPr>
                <w:rFonts w:ascii="宋体" w:eastAsia="宋体" w:hAnsi="宋体" w:cs="宋体" w:hint="eastAsia"/>
                <w:b/>
                <w:bCs/>
                <w:sz w:val="24"/>
                <w:szCs w:val="24"/>
              </w:rPr>
            </w:rPrChange>
          </w:rPr>
          <w:delText>对雷达数据进行滤波</w:delText>
        </w:r>
      </w:del>
    </w:p>
    <w:p w14:paraId="34A2D779" w14:textId="77777777" w:rsidR="00EE5A52" w:rsidRPr="00B034EE" w:rsidRDefault="00EE5A52" w:rsidP="00E03F22">
      <w:pPr>
        <w:pStyle w:val="a3"/>
        <w:rPr>
          <w:ins w:id="563" w:author="sun lanlan" w:date="2023-11-08T10:31:00Z"/>
          <w:rFonts w:ascii="CIDFont+F1" w:hAnsi="CIDFont+F1"/>
          <w:color w:val="000000"/>
          <w:sz w:val="24"/>
          <w:szCs w:val="24"/>
          <w:rPrChange w:id="564" w:author="sun lanlan" w:date="2023-11-08T10:46:00Z">
            <w:rPr>
              <w:ins w:id="565" w:author="sun lanlan" w:date="2023-11-08T10:31:00Z"/>
              <w:rFonts w:ascii="Arial" w:eastAsiaTheme="minorEastAsia" w:hAnsiTheme="minorHAnsi" w:cstheme="minorBidi"/>
              <w:sz w:val="20"/>
              <w:szCs w:val="22"/>
            </w:rPr>
          </w:rPrChange>
        </w:rPr>
      </w:pPr>
    </w:p>
    <w:p w14:paraId="193BEA11" w14:textId="0A983B35" w:rsidR="00EE5A52" w:rsidRPr="00B034EE" w:rsidRDefault="00EE5A52">
      <w:pPr>
        <w:spacing w:before="219"/>
        <w:jc w:val="left"/>
        <w:outlineLvl w:val="3"/>
        <w:rPr>
          <w:ins w:id="566" w:author="sun lanlan" w:date="2023-11-08T10:31:00Z"/>
          <w:rFonts w:ascii="CIDFont+F1" w:eastAsia="宋体" w:hAnsi="CIDFont+F1" w:cs="宋体"/>
          <w:color w:val="000000"/>
          <w:sz w:val="24"/>
          <w:szCs w:val="24"/>
          <w:rPrChange w:id="567" w:author="sun lanlan" w:date="2023-11-08T10:46:00Z">
            <w:rPr>
              <w:ins w:id="568" w:author="sun lanlan" w:date="2023-11-08T10:31:00Z"/>
              <w:rFonts w:ascii="Arial" w:eastAsiaTheme="minorEastAsia" w:hAnsiTheme="minorHAnsi" w:cstheme="minorBidi"/>
              <w:sz w:val="20"/>
              <w:szCs w:val="22"/>
            </w:rPr>
          </w:rPrChange>
        </w:rPr>
        <w:pPrChange w:id="569" w:author="sun lanlan" w:date="2023-11-08T10:31:00Z">
          <w:pPr>
            <w:pStyle w:val="a3"/>
          </w:pPr>
        </w:pPrChange>
      </w:pPr>
      <w:ins w:id="570" w:author="sun lanlan" w:date="2023-11-08T10:31:00Z">
        <w:r w:rsidRPr="00B034EE">
          <w:rPr>
            <w:rFonts w:ascii="CIDFont+F1" w:eastAsia="宋体" w:hAnsi="CIDFont+F1" w:cs="宋体"/>
            <w:color w:val="000000"/>
            <w:sz w:val="24"/>
            <w:szCs w:val="24"/>
            <w:rPrChange w:id="571" w:author="sun lanlan" w:date="2023-11-08T10:46:00Z">
              <w:rPr>
                <w:rFonts w:ascii="Arial"/>
                <w:sz w:val="20"/>
              </w:rPr>
            </w:rPrChange>
          </w:rPr>
          <w:t>2</w:t>
        </w:r>
        <w:r w:rsidRPr="00B034EE">
          <w:rPr>
            <w:rFonts w:ascii="CIDFont+F1" w:eastAsia="宋体" w:hAnsi="CIDFont+F1" w:cs="宋体"/>
            <w:color w:val="000000"/>
            <w:sz w:val="24"/>
            <w:szCs w:val="24"/>
            <w:rPrChange w:id="572" w:author="sun lanlan" w:date="2023-11-08T10:46:00Z">
              <w:rPr>
                <w:rFonts w:ascii="Arial"/>
                <w:sz w:val="20"/>
              </w:rPr>
            </w:rPrChange>
          </w:rPr>
          <w:t>、</w:t>
        </w:r>
        <w:r w:rsidRPr="00B034EE">
          <w:rPr>
            <w:rFonts w:ascii="CIDFont+F1" w:eastAsia="宋体" w:hAnsi="CIDFont+F1" w:cs="宋体" w:hint="eastAsia"/>
            <w:color w:val="000000"/>
            <w:sz w:val="24"/>
            <w:szCs w:val="24"/>
            <w:rPrChange w:id="573" w:author="sun lanlan" w:date="2023-11-08T10:46:00Z">
              <w:rPr>
                <w:rFonts w:ascii="Arial" w:hint="eastAsia"/>
                <w:sz w:val="20"/>
              </w:rPr>
            </w:rPrChange>
          </w:rPr>
          <w:t>根据算法公式，参考所给代码，自己实现一个</w:t>
        </w:r>
        <w:r w:rsidRPr="00B034EE">
          <w:rPr>
            <w:rFonts w:ascii="CIDFont+F1" w:eastAsia="宋体" w:hAnsi="CIDFont+F1" w:cs="宋体"/>
            <w:color w:val="000000"/>
            <w:sz w:val="24"/>
            <w:szCs w:val="24"/>
            <w:rPrChange w:id="574" w:author="sun lanlan" w:date="2023-11-08T10:46:00Z">
              <w:rPr>
                <w:rFonts w:ascii="Arial"/>
                <w:sz w:val="20"/>
              </w:rPr>
            </w:rPrChange>
          </w:rPr>
          <w:t xml:space="preserve">PID </w:t>
        </w:r>
        <w:r w:rsidRPr="00B034EE">
          <w:rPr>
            <w:rFonts w:ascii="CIDFont+F1" w:eastAsia="宋体" w:hAnsi="CIDFont+F1" w:cs="宋体" w:hint="eastAsia"/>
            <w:color w:val="000000"/>
            <w:sz w:val="24"/>
            <w:szCs w:val="24"/>
            <w:rPrChange w:id="575" w:author="sun lanlan" w:date="2023-11-08T10:46:00Z">
              <w:rPr>
                <w:rFonts w:ascii="Arial" w:hint="eastAsia"/>
                <w:sz w:val="20"/>
              </w:rPr>
            </w:rPrChange>
          </w:rPr>
          <w:t>控制程序</w:t>
        </w:r>
        <w:r w:rsidRPr="00B034EE">
          <w:rPr>
            <w:rFonts w:ascii="CIDFont+F1" w:eastAsia="宋体" w:hAnsi="CIDFont+F1" w:cs="宋体"/>
            <w:color w:val="000000"/>
            <w:sz w:val="24"/>
            <w:szCs w:val="24"/>
            <w:rPrChange w:id="576" w:author="sun lanlan" w:date="2023-11-08T10:46:00Z">
              <w:rPr>
                <w:rFonts w:ascii="Arial"/>
                <w:sz w:val="20"/>
              </w:rPr>
            </w:rPrChange>
          </w:rPr>
          <w:t>；</w:t>
        </w:r>
      </w:ins>
    </w:p>
    <w:p w14:paraId="57192755" w14:textId="77777777" w:rsidR="00EE5A52" w:rsidRPr="00B034EE" w:rsidRDefault="00EE5A52" w:rsidP="00EE5A52">
      <w:pPr>
        <w:spacing w:before="219"/>
        <w:jc w:val="left"/>
        <w:outlineLvl w:val="3"/>
        <w:rPr>
          <w:ins w:id="577" w:author="sun lanlan" w:date="2023-11-08T10:31:00Z"/>
          <w:rFonts w:ascii="CIDFont+F1" w:eastAsia="宋体" w:hAnsi="CIDFont+F1" w:cs="宋体"/>
          <w:color w:val="000000"/>
          <w:sz w:val="24"/>
          <w:szCs w:val="24"/>
          <w:rPrChange w:id="578" w:author="sun lanlan" w:date="2023-11-08T10:46:00Z">
            <w:rPr>
              <w:ins w:id="579" w:author="sun lanlan" w:date="2023-11-08T10:31:00Z"/>
              <w:rFonts w:ascii="Arial"/>
              <w:sz w:val="20"/>
            </w:rPr>
          </w:rPrChange>
        </w:rPr>
      </w:pPr>
      <w:ins w:id="580" w:author="sun lanlan" w:date="2023-11-08T10:31:00Z">
        <w:r w:rsidRPr="00B034EE">
          <w:rPr>
            <w:rFonts w:ascii="CIDFont+F1" w:eastAsia="宋体" w:hAnsi="CIDFont+F1" w:cs="宋体"/>
            <w:color w:val="000000"/>
            <w:sz w:val="24"/>
            <w:szCs w:val="24"/>
            <w:rPrChange w:id="581" w:author="sun lanlan" w:date="2023-11-08T10:46:00Z">
              <w:rPr>
                <w:rFonts w:ascii="Arial"/>
                <w:sz w:val="20"/>
              </w:rPr>
            </w:rPrChange>
          </w:rPr>
          <w:t>3</w:t>
        </w:r>
        <w:r w:rsidRPr="00B034EE">
          <w:rPr>
            <w:rFonts w:ascii="CIDFont+F1" w:eastAsia="宋体" w:hAnsi="CIDFont+F1" w:cs="宋体"/>
            <w:color w:val="000000"/>
            <w:sz w:val="24"/>
            <w:szCs w:val="24"/>
            <w:rPrChange w:id="582" w:author="sun lanlan" w:date="2023-11-08T10:46:00Z">
              <w:rPr>
                <w:rFonts w:ascii="Arial"/>
                <w:sz w:val="20"/>
              </w:rPr>
            </w:rPrChange>
          </w:rPr>
          <w:t>、</w:t>
        </w:r>
        <w:r w:rsidRPr="00B034EE">
          <w:rPr>
            <w:rFonts w:ascii="CIDFont+F1" w:eastAsia="宋体" w:hAnsi="CIDFont+F1" w:cs="宋体" w:hint="eastAsia"/>
            <w:color w:val="000000"/>
            <w:sz w:val="24"/>
            <w:szCs w:val="24"/>
            <w:rPrChange w:id="583" w:author="sun lanlan" w:date="2023-11-08T10:46:00Z">
              <w:rPr>
                <w:rFonts w:ascii="Arial" w:hint="eastAsia"/>
                <w:sz w:val="20"/>
              </w:rPr>
            </w:rPrChange>
          </w:rPr>
          <w:t>在理解</w:t>
        </w:r>
        <w:r w:rsidRPr="00B034EE">
          <w:rPr>
            <w:rFonts w:ascii="CIDFont+F1" w:eastAsia="宋体" w:hAnsi="CIDFont+F1" w:cs="宋体"/>
            <w:color w:val="000000"/>
            <w:sz w:val="24"/>
            <w:szCs w:val="24"/>
            <w:rPrChange w:id="584" w:author="sun lanlan" w:date="2023-11-08T10:46:00Z">
              <w:rPr>
                <w:rFonts w:ascii="Arial"/>
                <w:sz w:val="20"/>
              </w:rPr>
            </w:rPrChange>
          </w:rPr>
          <w:t xml:space="preserve">PID </w:t>
        </w:r>
        <w:r w:rsidRPr="00B034EE">
          <w:rPr>
            <w:rFonts w:ascii="CIDFont+F1" w:eastAsia="宋体" w:hAnsi="CIDFont+F1" w:cs="宋体"/>
            <w:color w:val="000000"/>
            <w:sz w:val="24"/>
            <w:szCs w:val="24"/>
            <w:rPrChange w:id="585" w:author="sun lanlan" w:date="2023-11-08T10:46:00Z">
              <w:rPr>
                <w:rFonts w:ascii="Arial"/>
                <w:sz w:val="20"/>
              </w:rPr>
            </w:rPrChange>
          </w:rPr>
          <w:t>算法原理</w:t>
        </w:r>
        <w:r w:rsidRPr="00B034EE">
          <w:rPr>
            <w:rFonts w:ascii="CIDFont+F1" w:eastAsia="宋体" w:hAnsi="CIDFont+F1" w:cs="宋体" w:hint="eastAsia"/>
            <w:color w:val="000000"/>
            <w:sz w:val="24"/>
            <w:szCs w:val="24"/>
            <w:rPrChange w:id="586" w:author="sun lanlan" w:date="2023-11-08T10:46:00Z">
              <w:rPr>
                <w:rFonts w:ascii="Arial" w:hint="eastAsia"/>
                <w:sz w:val="20"/>
              </w:rPr>
            </w:rPrChange>
          </w:rPr>
          <w:t>的基础上，进行参数的整定</w:t>
        </w:r>
      </w:ins>
    </w:p>
    <w:p w14:paraId="0B8191FB" w14:textId="77777777" w:rsidR="00EE5A52" w:rsidRPr="00EE5A52" w:rsidRDefault="00EE5A52">
      <w:pPr>
        <w:spacing w:before="219"/>
        <w:jc w:val="left"/>
        <w:outlineLvl w:val="3"/>
        <w:rPr>
          <w:ins w:id="587" w:author="sun lanlan" w:date="2023-11-08T10:32:00Z"/>
          <w:b/>
          <w:sz w:val="32"/>
          <w:rPrChange w:id="588" w:author="sun lanlan" w:date="2023-11-08T10:32:00Z">
            <w:rPr>
              <w:ins w:id="589" w:author="sun lanlan" w:date="2023-11-08T10:32:00Z"/>
              <w:rFonts w:ascii="宋体" w:eastAsia="宋体" w:hAnsi="宋体" w:cs="宋体"/>
              <w:sz w:val="18"/>
            </w:rPr>
          </w:rPrChange>
        </w:rPr>
        <w:pPrChange w:id="590" w:author="sun lanlan" w:date="2023-11-08T10:32:00Z">
          <w:pPr>
            <w:spacing w:before="219"/>
            <w:ind w:left="261" w:firstLineChars="200" w:firstLine="360"/>
            <w:jc w:val="left"/>
            <w:outlineLvl w:val="3"/>
          </w:pPr>
        </w:pPrChange>
      </w:pPr>
      <w:ins w:id="591" w:author="sun lanlan" w:date="2023-11-08T10:32:00Z">
        <w:r w:rsidRPr="00EE5A52">
          <w:rPr>
            <w:rFonts w:hint="eastAsia"/>
            <w:b/>
            <w:sz w:val="32"/>
            <w:rPrChange w:id="592" w:author="sun lanlan" w:date="2023-11-08T10:32:00Z">
              <w:rPr>
                <w:rFonts w:ascii="宋体" w:eastAsia="宋体" w:hAnsi="宋体" w:cs="宋体" w:hint="eastAsia"/>
                <w:sz w:val="18"/>
              </w:rPr>
            </w:rPrChange>
          </w:rPr>
          <w:t>实验内容：</w:t>
        </w:r>
      </w:ins>
    </w:p>
    <w:p w14:paraId="58B19C7E" w14:textId="6E9E83B2" w:rsidR="00EE5A52" w:rsidRPr="00B034EE" w:rsidRDefault="00B034EE">
      <w:pPr>
        <w:pStyle w:val="a3"/>
        <w:rPr>
          <w:ins w:id="593" w:author="sun lanlan" w:date="2023-11-08T10:33:00Z"/>
          <w:rFonts w:ascii="CIDFont+F1" w:hAnsi="CIDFont+F1"/>
          <w:color w:val="000000"/>
          <w:sz w:val="24"/>
          <w:szCs w:val="24"/>
          <w:rPrChange w:id="594" w:author="sun lanlan" w:date="2023-11-08T10:46:00Z">
            <w:rPr>
              <w:ins w:id="595" w:author="sun lanlan" w:date="2023-11-08T10:33:00Z"/>
              <w:rFonts w:ascii="Arial" w:eastAsiaTheme="minorEastAsia" w:hAnsiTheme="minorHAnsi" w:cstheme="minorBidi"/>
              <w:sz w:val="20"/>
              <w:szCs w:val="22"/>
            </w:rPr>
          </w:rPrChange>
        </w:rPr>
        <w:pPrChange w:id="596" w:author="sun lanlan" w:date="2023-11-08T10:46:00Z">
          <w:pPr>
            <w:pStyle w:val="a3"/>
            <w:numPr>
              <w:numId w:val="3"/>
            </w:numPr>
            <w:ind w:left="360" w:hanging="360"/>
          </w:pPr>
        </w:pPrChange>
      </w:pPr>
      <w:ins w:id="597" w:author="sun lanlan" w:date="2023-11-08T10:46:00Z">
        <w:r>
          <w:rPr>
            <w:rFonts w:ascii="CIDFont+F1" w:hAnsi="CIDFont+F1"/>
            <w:color w:val="000000"/>
            <w:sz w:val="24"/>
            <w:szCs w:val="24"/>
          </w:rPr>
          <w:t>1.</w:t>
        </w:r>
      </w:ins>
      <w:ins w:id="598" w:author="sun lanlan" w:date="2023-11-08T10:32:00Z">
        <w:r w:rsidR="00EE5A52" w:rsidRPr="00B034EE">
          <w:rPr>
            <w:rFonts w:ascii="CIDFont+F1" w:hAnsi="CIDFont+F1"/>
            <w:color w:val="000000"/>
            <w:sz w:val="24"/>
            <w:szCs w:val="24"/>
            <w:rPrChange w:id="599" w:author="sun lanlan" w:date="2023-11-08T10:46:00Z">
              <w:rPr>
                <w:sz w:val="18"/>
              </w:rPr>
            </w:rPrChange>
          </w:rPr>
          <w:t xml:space="preserve">PID </w:t>
        </w:r>
        <w:r w:rsidR="00EE5A52" w:rsidRPr="00B034EE">
          <w:rPr>
            <w:rFonts w:ascii="CIDFont+F1" w:hAnsi="CIDFont+F1"/>
            <w:color w:val="000000"/>
            <w:sz w:val="24"/>
            <w:szCs w:val="24"/>
            <w:rPrChange w:id="600" w:author="sun lanlan" w:date="2023-11-08T10:46:00Z">
              <w:rPr>
                <w:sz w:val="18"/>
              </w:rPr>
            </w:rPrChange>
          </w:rPr>
          <w:t>算法的基本原理；</w:t>
        </w:r>
      </w:ins>
    </w:p>
    <w:p w14:paraId="5FE6C2CA" w14:textId="77777777" w:rsidR="00EE5A52" w:rsidRPr="00B034EE" w:rsidRDefault="00EE5A52">
      <w:pPr>
        <w:pStyle w:val="a3"/>
        <w:rPr>
          <w:ins w:id="601" w:author="sun lanlan" w:date="2023-11-08T10:32:00Z"/>
          <w:rFonts w:ascii="CIDFont+F1" w:hAnsi="CIDFont+F1"/>
          <w:color w:val="000000"/>
          <w:sz w:val="24"/>
          <w:szCs w:val="24"/>
          <w:rPrChange w:id="602" w:author="sun lanlan" w:date="2023-11-08T10:46:00Z">
            <w:rPr>
              <w:ins w:id="603" w:author="sun lanlan" w:date="2023-11-08T10:32:00Z"/>
              <w:rFonts w:ascii="宋体" w:eastAsia="宋体" w:hAnsi="宋体" w:cs="宋体"/>
              <w:sz w:val="18"/>
            </w:rPr>
          </w:rPrChange>
        </w:rPr>
        <w:pPrChange w:id="604" w:author="sun lanlan" w:date="2023-11-08T10:46:00Z">
          <w:pPr>
            <w:spacing w:before="219"/>
            <w:ind w:left="261" w:firstLineChars="200" w:firstLine="360"/>
            <w:jc w:val="left"/>
            <w:outlineLvl w:val="3"/>
          </w:pPr>
        </w:pPrChange>
      </w:pPr>
    </w:p>
    <w:p w14:paraId="52DE9C08" w14:textId="1CD03EC2" w:rsidR="00EE5A52" w:rsidRPr="00B034EE" w:rsidRDefault="00B034EE" w:rsidP="00B034EE">
      <w:pPr>
        <w:pStyle w:val="a3"/>
        <w:rPr>
          <w:ins w:id="605" w:author="sun lanlan" w:date="2023-11-08T10:33:00Z"/>
          <w:rFonts w:ascii="CIDFont+F1" w:hAnsi="CIDFont+F1"/>
          <w:color w:val="000000"/>
          <w:sz w:val="24"/>
          <w:szCs w:val="24"/>
          <w:rPrChange w:id="606" w:author="sun lanlan" w:date="2023-11-08T10:46:00Z">
            <w:rPr>
              <w:ins w:id="607" w:author="sun lanlan" w:date="2023-11-08T10:33:00Z"/>
              <w:rFonts w:ascii="Arial" w:eastAsiaTheme="minorEastAsia" w:hAnsiTheme="minorHAnsi" w:cstheme="minorBidi"/>
              <w:sz w:val="20"/>
              <w:szCs w:val="22"/>
            </w:rPr>
          </w:rPrChange>
        </w:rPr>
      </w:pPr>
      <w:ins w:id="608" w:author="sun lanlan" w:date="2023-11-08T10:46:00Z">
        <w:r>
          <w:rPr>
            <w:rFonts w:ascii="CIDFont+F1" w:hAnsi="CIDFont+F1"/>
            <w:color w:val="000000"/>
            <w:sz w:val="24"/>
            <w:szCs w:val="24"/>
          </w:rPr>
          <w:t>2.</w:t>
        </w:r>
      </w:ins>
      <w:ins w:id="609" w:author="sun lanlan" w:date="2023-11-08T10:32:00Z">
        <w:r w:rsidR="00EE5A52" w:rsidRPr="00B034EE">
          <w:rPr>
            <w:rFonts w:ascii="CIDFont+F1" w:hAnsi="CIDFont+F1"/>
            <w:color w:val="000000"/>
            <w:sz w:val="24"/>
            <w:szCs w:val="24"/>
            <w:rPrChange w:id="610" w:author="sun lanlan" w:date="2023-11-08T10:46:00Z">
              <w:rPr>
                <w:sz w:val="18"/>
              </w:rPr>
            </w:rPrChange>
          </w:rPr>
          <w:t>位置式</w:t>
        </w:r>
        <w:r w:rsidR="00EE5A52" w:rsidRPr="00B034EE">
          <w:rPr>
            <w:rFonts w:ascii="CIDFont+F1" w:hAnsi="CIDFont+F1"/>
            <w:color w:val="000000"/>
            <w:sz w:val="24"/>
            <w:szCs w:val="24"/>
            <w:rPrChange w:id="611" w:author="sun lanlan" w:date="2023-11-08T10:46:00Z">
              <w:rPr>
                <w:sz w:val="18"/>
              </w:rPr>
            </w:rPrChange>
          </w:rPr>
          <w:t xml:space="preserve"> PID </w:t>
        </w:r>
        <w:r w:rsidR="00EE5A52" w:rsidRPr="00B034EE">
          <w:rPr>
            <w:rFonts w:ascii="CIDFont+F1" w:hAnsi="CIDFont+F1"/>
            <w:color w:val="000000"/>
            <w:sz w:val="24"/>
            <w:szCs w:val="24"/>
            <w:rPrChange w:id="612" w:author="sun lanlan" w:date="2023-11-08T10:46:00Z">
              <w:rPr>
                <w:sz w:val="18"/>
              </w:rPr>
            </w:rPrChange>
          </w:rPr>
          <w:t>与增量式</w:t>
        </w:r>
        <w:r w:rsidR="00EE5A52" w:rsidRPr="00B034EE">
          <w:rPr>
            <w:rFonts w:ascii="CIDFont+F1" w:hAnsi="CIDFont+F1"/>
            <w:color w:val="000000"/>
            <w:sz w:val="24"/>
            <w:szCs w:val="24"/>
            <w:rPrChange w:id="613" w:author="sun lanlan" w:date="2023-11-08T10:46:00Z">
              <w:rPr>
                <w:sz w:val="18"/>
              </w:rPr>
            </w:rPrChange>
          </w:rPr>
          <w:t xml:space="preserve"> PID</w:t>
        </w:r>
        <w:r w:rsidR="00EE5A52" w:rsidRPr="00B034EE">
          <w:rPr>
            <w:rFonts w:ascii="CIDFont+F1" w:hAnsi="CIDFont+F1"/>
            <w:color w:val="000000"/>
            <w:sz w:val="24"/>
            <w:szCs w:val="24"/>
            <w:rPrChange w:id="614" w:author="sun lanlan" w:date="2023-11-08T10:46:00Z">
              <w:rPr>
                <w:sz w:val="18"/>
              </w:rPr>
            </w:rPrChange>
          </w:rPr>
          <w:t>；</w:t>
        </w:r>
      </w:ins>
    </w:p>
    <w:p w14:paraId="6DC53A59" w14:textId="77777777" w:rsidR="00EE5A52" w:rsidRPr="00B034EE" w:rsidRDefault="00EE5A52">
      <w:pPr>
        <w:pStyle w:val="a3"/>
        <w:rPr>
          <w:ins w:id="615" w:author="sun lanlan" w:date="2023-11-08T10:32:00Z"/>
          <w:rFonts w:ascii="CIDFont+F1" w:hAnsi="CIDFont+F1"/>
          <w:color w:val="000000"/>
          <w:sz w:val="24"/>
          <w:szCs w:val="24"/>
          <w:rPrChange w:id="616" w:author="sun lanlan" w:date="2023-11-08T10:46:00Z">
            <w:rPr>
              <w:ins w:id="617" w:author="sun lanlan" w:date="2023-11-08T10:32:00Z"/>
              <w:rFonts w:ascii="宋体" w:eastAsia="宋体" w:hAnsi="宋体" w:cs="宋体"/>
              <w:sz w:val="18"/>
            </w:rPr>
          </w:rPrChange>
        </w:rPr>
        <w:pPrChange w:id="618" w:author="sun lanlan" w:date="2023-11-08T10:33:00Z">
          <w:pPr>
            <w:spacing w:before="219"/>
            <w:ind w:left="261" w:firstLineChars="200" w:firstLine="360"/>
            <w:jc w:val="left"/>
            <w:outlineLvl w:val="3"/>
          </w:pPr>
        </w:pPrChange>
      </w:pPr>
    </w:p>
    <w:p w14:paraId="4114CF60" w14:textId="3198EFC4" w:rsidR="00EE5A52" w:rsidRPr="00B034EE" w:rsidRDefault="00B034EE" w:rsidP="00B034EE">
      <w:pPr>
        <w:pStyle w:val="a3"/>
        <w:rPr>
          <w:ins w:id="619" w:author="sun lanlan" w:date="2023-11-08T10:33:00Z"/>
          <w:rFonts w:ascii="CIDFont+F1" w:hAnsi="CIDFont+F1"/>
          <w:color w:val="000000"/>
          <w:sz w:val="24"/>
          <w:szCs w:val="24"/>
          <w:rPrChange w:id="620" w:author="sun lanlan" w:date="2023-11-08T10:46:00Z">
            <w:rPr>
              <w:ins w:id="621" w:author="sun lanlan" w:date="2023-11-08T10:33:00Z"/>
              <w:rFonts w:ascii="Arial" w:eastAsiaTheme="minorEastAsia" w:hAnsiTheme="minorHAnsi" w:cstheme="minorBidi"/>
              <w:sz w:val="20"/>
              <w:szCs w:val="22"/>
            </w:rPr>
          </w:rPrChange>
        </w:rPr>
      </w:pPr>
      <w:ins w:id="622" w:author="sun lanlan" w:date="2023-11-08T10:46:00Z">
        <w:r>
          <w:rPr>
            <w:rFonts w:ascii="CIDFont+F1" w:hAnsi="CIDFont+F1"/>
            <w:color w:val="000000"/>
            <w:sz w:val="24"/>
            <w:szCs w:val="24"/>
          </w:rPr>
          <w:t>3</w:t>
        </w:r>
      </w:ins>
      <w:ins w:id="623" w:author="sun lanlan" w:date="2023-11-08T10:47:00Z">
        <w:r>
          <w:rPr>
            <w:rFonts w:ascii="CIDFont+F1" w:hAnsi="CIDFont+F1"/>
            <w:color w:val="000000"/>
            <w:sz w:val="24"/>
            <w:szCs w:val="24"/>
          </w:rPr>
          <w:t>.</w:t>
        </w:r>
      </w:ins>
      <w:ins w:id="624" w:author="sun lanlan" w:date="2023-11-08T10:32:00Z">
        <w:r w:rsidR="00EE5A52" w:rsidRPr="00B034EE">
          <w:rPr>
            <w:rFonts w:ascii="CIDFont+F1" w:hAnsi="CIDFont+F1"/>
            <w:color w:val="000000"/>
            <w:sz w:val="24"/>
            <w:szCs w:val="24"/>
            <w:rPrChange w:id="625" w:author="sun lanlan" w:date="2023-11-08T10:46:00Z">
              <w:rPr>
                <w:sz w:val="18"/>
              </w:rPr>
            </w:rPrChange>
          </w:rPr>
          <w:t xml:space="preserve">PID </w:t>
        </w:r>
        <w:r w:rsidR="00EE5A52" w:rsidRPr="00B034EE">
          <w:rPr>
            <w:rFonts w:ascii="CIDFont+F1" w:hAnsi="CIDFont+F1"/>
            <w:color w:val="000000"/>
            <w:sz w:val="24"/>
            <w:szCs w:val="24"/>
            <w:rPrChange w:id="626" w:author="sun lanlan" w:date="2023-11-08T10:46:00Z">
              <w:rPr>
                <w:sz w:val="18"/>
              </w:rPr>
            </w:rPrChange>
          </w:rPr>
          <w:t>算法的</w:t>
        </w:r>
        <w:r w:rsidR="00EE5A52" w:rsidRPr="00B034EE">
          <w:rPr>
            <w:rFonts w:ascii="CIDFont+F1" w:hAnsi="CIDFont+F1"/>
            <w:color w:val="000000"/>
            <w:sz w:val="24"/>
            <w:szCs w:val="24"/>
            <w:rPrChange w:id="627" w:author="sun lanlan" w:date="2023-11-08T10:46:00Z">
              <w:rPr>
                <w:sz w:val="18"/>
              </w:rPr>
            </w:rPrChange>
          </w:rPr>
          <w:t xml:space="preserve"> python </w:t>
        </w:r>
        <w:r w:rsidR="00EE5A52" w:rsidRPr="00B034EE">
          <w:rPr>
            <w:rFonts w:ascii="CIDFont+F1" w:hAnsi="CIDFont+F1"/>
            <w:color w:val="000000"/>
            <w:sz w:val="24"/>
            <w:szCs w:val="24"/>
            <w:rPrChange w:id="628" w:author="sun lanlan" w:date="2023-11-08T10:46:00Z">
              <w:rPr>
                <w:sz w:val="18"/>
              </w:rPr>
            </w:rPrChange>
          </w:rPr>
          <w:t>代码实现；</w:t>
        </w:r>
      </w:ins>
    </w:p>
    <w:p w14:paraId="58EFE047" w14:textId="77777777" w:rsidR="00EE5A52" w:rsidRPr="00B034EE" w:rsidRDefault="00EE5A52">
      <w:pPr>
        <w:pStyle w:val="a3"/>
        <w:rPr>
          <w:ins w:id="629" w:author="sun lanlan" w:date="2023-11-08T10:32:00Z"/>
          <w:rFonts w:ascii="CIDFont+F1" w:hAnsi="CIDFont+F1"/>
          <w:color w:val="000000"/>
          <w:sz w:val="24"/>
          <w:szCs w:val="24"/>
          <w:rPrChange w:id="630" w:author="sun lanlan" w:date="2023-11-08T10:46:00Z">
            <w:rPr>
              <w:ins w:id="631" w:author="sun lanlan" w:date="2023-11-08T10:32:00Z"/>
              <w:rFonts w:ascii="宋体" w:eastAsia="宋体" w:hAnsi="宋体" w:cs="宋体"/>
              <w:sz w:val="18"/>
            </w:rPr>
          </w:rPrChange>
        </w:rPr>
        <w:pPrChange w:id="632" w:author="sun lanlan" w:date="2023-11-08T10:33:00Z">
          <w:pPr>
            <w:spacing w:before="219"/>
            <w:ind w:left="261" w:firstLineChars="200" w:firstLine="360"/>
            <w:jc w:val="left"/>
            <w:outlineLvl w:val="3"/>
          </w:pPr>
        </w:pPrChange>
      </w:pPr>
    </w:p>
    <w:p w14:paraId="78477B34" w14:textId="56646200" w:rsidR="00EE5A52" w:rsidRPr="00B034EE" w:rsidRDefault="00EE5A52">
      <w:pPr>
        <w:pStyle w:val="a3"/>
        <w:rPr>
          <w:ins w:id="633" w:author="sun lanlan" w:date="2023-11-08T10:31:00Z"/>
          <w:rFonts w:ascii="CIDFont+F1" w:hAnsi="CIDFont+F1"/>
          <w:color w:val="000000"/>
          <w:sz w:val="24"/>
          <w:szCs w:val="24"/>
          <w:rPrChange w:id="634" w:author="sun lanlan" w:date="2023-11-08T10:46:00Z">
            <w:rPr>
              <w:ins w:id="635" w:author="sun lanlan" w:date="2023-11-08T10:31:00Z"/>
              <w:rFonts w:ascii="宋体" w:eastAsia="宋体" w:hAnsi="宋体" w:cs="宋体"/>
              <w:sz w:val="18"/>
            </w:rPr>
          </w:rPrChange>
        </w:rPr>
        <w:pPrChange w:id="636" w:author="sun lanlan" w:date="2023-11-08T10:32:00Z">
          <w:pPr>
            <w:ind w:firstLineChars="200" w:firstLine="360"/>
            <w:jc w:val="left"/>
          </w:pPr>
        </w:pPrChange>
      </w:pPr>
      <w:ins w:id="637" w:author="sun lanlan" w:date="2023-11-08T10:32:00Z">
        <w:r w:rsidRPr="00B034EE">
          <w:rPr>
            <w:rFonts w:ascii="CIDFont+F1" w:hAnsi="CIDFont+F1"/>
            <w:color w:val="000000"/>
            <w:sz w:val="24"/>
            <w:szCs w:val="24"/>
            <w:rPrChange w:id="638" w:author="sun lanlan" w:date="2023-11-08T10:46:00Z">
              <w:rPr>
                <w:sz w:val="18"/>
              </w:rPr>
            </w:rPrChange>
          </w:rPr>
          <w:t xml:space="preserve">4. PID </w:t>
        </w:r>
        <w:r w:rsidRPr="00B034EE">
          <w:rPr>
            <w:rFonts w:ascii="CIDFont+F1" w:hAnsi="CIDFont+F1"/>
            <w:color w:val="000000"/>
            <w:sz w:val="24"/>
            <w:szCs w:val="24"/>
            <w:rPrChange w:id="639" w:author="sun lanlan" w:date="2023-11-08T10:46:00Z">
              <w:rPr>
                <w:sz w:val="18"/>
              </w:rPr>
            </w:rPrChange>
          </w:rPr>
          <w:t>算法的可视化演示。</w:t>
        </w:r>
      </w:ins>
    </w:p>
    <w:p w14:paraId="5884ADC4" w14:textId="77777777" w:rsidR="00EE5A52" w:rsidRPr="00EE5A52" w:rsidRDefault="00EE5A52" w:rsidP="00EE5A52">
      <w:pPr>
        <w:pStyle w:val="a3"/>
        <w:rPr>
          <w:ins w:id="640" w:author="sun lanlan" w:date="2023-11-08T10:32:00Z"/>
          <w:rFonts w:asciiTheme="minorHAnsi" w:eastAsiaTheme="minorEastAsia" w:hAnsiTheme="minorHAnsi" w:cstheme="minorBidi"/>
          <w:b/>
          <w:sz w:val="32"/>
          <w:szCs w:val="22"/>
        </w:rPr>
      </w:pPr>
      <w:ins w:id="641" w:author="sun lanlan" w:date="2023-11-08T10:32:00Z">
        <w:r w:rsidRPr="00EE5A52">
          <w:rPr>
            <w:rFonts w:asciiTheme="minorHAnsi" w:eastAsiaTheme="minorEastAsia" w:hAnsiTheme="minorHAnsi" w:cstheme="minorBidi" w:hint="eastAsia"/>
            <w:b/>
            <w:sz w:val="32"/>
            <w:szCs w:val="22"/>
          </w:rPr>
          <w:t>实验仪器：</w:t>
        </w:r>
      </w:ins>
    </w:p>
    <w:p w14:paraId="1C230B39" w14:textId="0EEE4FEA" w:rsidR="000B6B6B" w:rsidDel="00EE5A52" w:rsidRDefault="00EE5A52" w:rsidP="00EE5A52">
      <w:pPr>
        <w:pStyle w:val="a3"/>
        <w:rPr>
          <w:del w:id="642" w:author="sun lanlan" w:date="2023-11-08T09:56:00Z"/>
          <w:rFonts w:ascii="Arial" w:eastAsiaTheme="minorEastAsia" w:hAnsiTheme="minorHAnsi" w:cstheme="minorBidi"/>
          <w:sz w:val="20"/>
          <w:szCs w:val="22"/>
        </w:rPr>
      </w:pPr>
      <w:ins w:id="643" w:author="sun lanlan" w:date="2023-11-08T10:32:00Z">
        <w:r w:rsidRPr="00EE5A52">
          <w:rPr>
            <w:rFonts w:ascii="Arial" w:hint="eastAsia"/>
            <w:sz w:val="20"/>
            <w:rPrChange w:id="644" w:author="sun lanlan" w:date="2023-11-08T10:33:00Z">
              <w:rPr>
                <w:rFonts w:hint="eastAsia"/>
                <w:b/>
                <w:sz w:val="32"/>
              </w:rPr>
            </w:rPrChange>
          </w:rPr>
          <w:t>电脑</w:t>
        </w:r>
      </w:ins>
      <w:del w:id="645" w:author="sun lanlan" w:date="2023-11-08T09:56:00Z">
        <w:r w:rsidRPr="00EE5A52" w:rsidDel="00071403">
          <w:rPr>
            <w:rFonts w:ascii="Arial" w:eastAsiaTheme="minorEastAsia" w:hAnsiTheme="minorHAnsi" w:cstheme="minorBidi"/>
            <w:noProof/>
            <w:sz w:val="20"/>
            <w:szCs w:val="22"/>
            <w:rPrChange w:id="646" w:author="sun lanlan" w:date="2023-11-08T10:33:00Z">
              <w:rPr>
                <w:noProof/>
                <w:sz w:val="18"/>
              </w:rPr>
            </w:rPrChange>
          </w:rPr>
          <mc:AlternateContent>
            <mc:Choice Requires="wps">
              <w:drawing>
                <wp:inline distT="0" distB="0" distL="114300" distR="114300" wp14:anchorId="45E028F4" wp14:editId="438FE119">
                  <wp:extent cx="4838700" cy="599440"/>
                  <wp:effectExtent l="4445" t="4445" r="18415" b="5715"/>
                  <wp:docPr id="32" name="文本框 32"/>
                  <wp:cNvGraphicFramePr/>
                  <a:graphic xmlns:a="http://schemas.openxmlformats.org/drawingml/2006/main">
                    <a:graphicData uri="http://schemas.microsoft.com/office/word/2010/wordprocessingShape">
                      <wps:wsp>
                        <wps:cNvSpPr txBox="1"/>
                        <wps:spPr>
                          <a:xfrm>
                            <a:off x="0" y="0"/>
                            <a:ext cx="4838700" cy="599440"/>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314A61D7" w14:textId="77777777" w:rsidR="000B6B6B" w:rsidRDefault="00000000">
                              <w:pPr>
                                <w:spacing w:before="132"/>
                                <w:ind w:left="140"/>
                                <w:jc w:val="left"/>
                                <w:rPr>
                                  <w:rFonts w:ascii="Arial" w:eastAsia="Arial" w:hAnsi="Arial" w:cs="Arial"/>
                                  <w:color w:val="6795B5"/>
                                  <w:sz w:val="19"/>
                                  <w:szCs w:val="19"/>
                                  <w:shd w:val="clear" w:color="auto" w:fill="FFFFFF"/>
                                </w:rPr>
                              </w:pPr>
                              <w:r>
                                <w:rPr>
                                  <w:rFonts w:ascii="Consolas"/>
                                  <w:color w:val="333333"/>
                                  <w:sz w:val="18"/>
                                </w:rPr>
                                <w:t xml:space="preserve">$ </w:t>
                              </w:r>
                              <w:hyperlink r:id="rId22" w:history="1">
                                <w:r>
                                  <w:rPr>
                                    <w:rStyle w:val="ab"/>
                                    <w:rFonts w:ascii="Arial" w:eastAsia="Arial" w:hAnsi="Arial" w:cs="Arial"/>
                                    <w:color w:val="6795B5"/>
                                    <w:sz w:val="19"/>
                                    <w:szCs w:val="19"/>
                                    <w:u w:val="none"/>
                                    <w:shd w:val="clear" w:color="auto" w:fill="FFFFFF"/>
                                  </w:rPr>
                                  <w:t>laser_filters的wiki页</w:t>
                                </w:r>
                              </w:hyperlink>
                            </w:p>
                            <w:p w14:paraId="0D983DF0" w14:textId="77777777" w:rsidR="000B6B6B" w:rsidRDefault="00000000">
                              <w:pPr>
                                <w:spacing w:before="132"/>
                                <w:ind w:firstLineChars="200" w:firstLine="320"/>
                                <w:jc w:val="left"/>
                                <w:rPr>
                                  <w:rFonts w:ascii="Arial" w:eastAsia="Arial" w:hAnsi="Arial" w:cs="Arial"/>
                                  <w:color w:val="6795B5"/>
                                  <w:sz w:val="19"/>
                                  <w:szCs w:val="19"/>
                                  <w:shd w:val="clear" w:color="auto" w:fill="FFFFFF"/>
                                </w:rPr>
                              </w:pPr>
                              <w:r>
                                <w:rPr>
                                  <w:rFonts w:ascii="Arial" w:eastAsia="Arial" w:hAnsi="Arial" w:cs="Arial"/>
                                  <w:color w:val="FC5531"/>
                                  <w:sz w:val="16"/>
                                  <w:szCs w:val="16"/>
                                  <w:shd w:val="clear" w:color="auto" w:fill="FFFFFF"/>
                                </w:rPr>
                                <w:t>http://wiki.ros.org/laser_filters</w:t>
                              </w:r>
                            </w:p>
                          </w:txbxContent>
                        </wps:txbx>
                        <wps:bodyPr lIns="0" tIns="0" rIns="0" bIns="0" upright="1"/>
                      </wps:wsp>
                    </a:graphicData>
                  </a:graphic>
                </wp:inline>
              </w:drawing>
            </mc:Choice>
            <mc:Fallback>
              <w:pict>
                <v:shape w14:anchorId="45E028F4" id="文本框 32" o:spid="_x0000_s1030" type="#_x0000_t202" style="width:381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" fillcolor="#f8f8f8" strokecolor="#ccc" strokeweight=".72pt">
                  <v:textbox inset="0,0,0,0">
                    <w:txbxContent>
                      <w:p w14:paraId="314A61D7" w14:textId="77777777" w:rsidR="000B6B6B" w:rsidRDefault="00000000">
                        <w:pPr>
                          <w:spacing w:before="132"/>
                          <w:ind w:left="140"/>
                          <w:jc w:val="left"/>
                          <w:rPr>
                            <w:rFonts w:ascii="Arial" w:eastAsia="Arial" w:hAnsi="Arial" w:cs="Arial"/>
                            <w:color w:val="6795B5"/>
                            <w:sz w:val="19"/>
                            <w:szCs w:val="19"/>
                            <w:shd w:val="clear" w:color="auto" w:fill="FFFFFF"/>
                          </w:rPr>
                        </w:pPr>
                        <w:r>
                          <w:rPr>
                            <w:rFonts w:ascii="Consolas"/>
                            <w:color w:val="333333"/>
                            <w:sz w:val="18"/>
                          </w:rPr>
                          <w:t xml:space="preserve">$ </w:t>
                        </w:r>
                        <w:hyperlink r:id="rId23" w:history="1">
                          <w:r>
                            <w:rPr>
                              <w:rStyle w:val="ab"/>
                              <w:rFonts w:ascii="Arial" w:eastAsia="Arial" w:hAnsi="Arial" w:cs="Arial"/>
                              <w:color w:val="6795B5"/>
                              <w:sz w:val="19"/>
                              <w:szCs w:val="19"/>
                              <w:u w:val="none"/>
                              <w:shd w:val="clear" w:color="auto" w:fill="FFFFFF"/>
                            </w:rPr>
                            <w:t>laser_filters的wiki页</w:t>
                          </w:r>
                        </w:hyperlink>
                      </w:p>
                      <w:p w14:paraId="0D983DF0" w14:textId="77777777" w:rsidR="000B6B6B" w:rsidRDefault="00000000">
                        <w:pPr>
                          <w:spacing w:before="132"/>
                          <w:ind w:firstLineChars="200" w:firstLine="320"/>
                          <w:jc w:val="left"/>
                          <w:rPr>
                            <w:rFonts w:ascii="Arial" w:eastAsia="Arial" w:hAnsi="Arial" w:cs="Arial"/>
                            <w:color w:val="6795B5"/>
                            <w:sz w:val="19"/>
                            <w:szCs w:val="19"/>
                            <w:shd w:val="clear" w:color="auto" w:fill="FFFFFF"/>
                          </w:rPr>
                        </w:pPr>
                        <w:r>
                          <w:rPr>
                            <w:rFonts w:ascii="Arial" w:eastAsia="Arial" w:hAnsi="Arial" w:cs="Arial"/>
                            <w:color w:val="FC5531"/>
                            <w:sz w:val="16"/>
                            <w:szCs w:val="16"/>
                            <w:shd w:val="clear" w:color="auto" w:fill="FFFFFF"/>
                          </w:rPr>
                          <w:t>http://wiki.ros.org/laser_filters</w:t>
                        </w:r>
                      </w:p>
                    </w:txbxContent>
                  </v:textbox>
                  <w10:anchorlock/>
                </v:shape>
              </w:pict>
            </mc:Fallback>
          </mc:AlternateContent>
        </w:r>
      </w:del>
    </w:p>
    <w:p w14:paraId="550A1928" w14:textId="77777777" w:rsidR="00EE5A52" w:rsidRDefault="00EE5A52" w:rsidP="00E03F22">
      <w:pPr>
        <w:pStyle w:val="a3"/>
        <w:rPr>
          <w:ins w:id="647" w:author="sun lanlan" w:date="2023-11-08T10:33:00Z"/>
          <w:rFonts w:ascii="Arial" w:eastAsiaTheme="minorEastAsia" w:hAnsiTheme="minorHAnsi" w:cstheme="minorBidi"/>
          <w:sz w:val="20"/>
          <w:szCs w:val="22"/>
        </w:rPr>
      </w:pPr>
    </w:p>
    <w:p w14:paraId="06A0C8C8" w14:textId="77777777" w:rsidR="00EE5A52" w:rsidRDefault="00EE5A52" w:rsidP="00E03F22">
      <w:pPr>
        <w:pStyle w:val="a3"/>
        <w:rPr>
          <w:ins w:id="648" w:author="sun lanlan" w:date="2023-11-08T10:33:00Z"/>
          <w:rFonts w:ascii="Arial" w:eastAsiaTheme="minorEastAsia" w:hAnsiTheme="minorHAnsi" w:cstheme="minorBidi"/>
          <w:sz w:val="20"/>
          <w:szCs w:val="22"/>
        </w:rPr>
      </w:pPr>
    </w:p>
    <w:p w14:paraId="652517AA" w14:textId="77777777" w:rsidR="00EE5A52" w:rsidRPr="00EE5A52" w:rsidRDefault="00EE5A52" w:rsidP="00EE5A52">
      <w:pPr>
        <w:pStyle w:val="a3"/>
        <w:rPr>
          <w:ins w:id="649" w:author="sun lanlan" w:date="2023-11-08T10:33:00Z"/>
          <w:rFonts w:asciiTheme="minorHAnsi" w:eastAsiaTheme="minorEastAsia" w:hAnsiTheme="minorHAnsi" w:cstheme="minorBidi"/>
          <w:b/>
          <w:sz w:val="32"/>
          <w:szCs w:val="22"/>
          <w:rPrChange w:id="650" w:author="sun lanlan" w:date="2023-11-08T10:33:00Z">
            <w:rPr>
              <w:ins w:id="651" w:author="sun lanlan" w:date="2023-11-08T10:33:00Z"/>
              <w:rFonts w:ascii="Arial" w:eastAsiaTheme="minorEastAsia" w:hAnsiTheme="minorHAnsi" w:cstheme="minorBidi"/>
              <w:sz w:val="20"/>
              <w:szCs w:val="22"/>
            </w:rPr>
          </w:rPrChange>
        </w:rPr>
      </w:pPr>
      <w:ins w:id="652" w:author="sun lanlan" w:date="2023-11-08T10:33:00Z">
        <w:r w:rsidRPr="00EE5A52">
          <w:rPr>
            <w:rFonts w:asciiTheme="minorHAnsi" w:eastAsiaTheme="minorEastAsia" w:hAnsiTheme="minorHAnsi" w:cstheme="minorBidi" w:hint="eastAsia"/>
            <w:b/>
            <w:sz w:val="32"/>
            <w:szCs w:val="22"/>
            <w:rPrChange w:id="653" w:author="sun lanlan" w:date="2023-11-08T10:33:00Z">
              <w:rPr>
                <w:rFonts w:ascii="Arial" w:eastAsiaTheme="minorEastAsia" w:hAnsiTheme="minorHAnsi" w:cstheme="minorBidi" w:hint="eastAsia"/>
                <w:sz w:val="20"/>
                <w:szCs w:val="22"/>
              </w:rPr>
            </w:rPrChange>
          </w:rPr>
          <w:t>实验原理：</w:t>
        </w:r>
      </w:ins>
    </w:p>
    <w:p w14:paraId="5B09D15D" w14:textId="77777777" w:rsidR="00EE5A52" w:rsidRPr="00B034EE" w:rsidRDefault="00EE5A52" w:rsidP="00B034EE">
      <w:pPr>
        <w:pStyle w:val="a3"/>
        <w:rPr>
          <w:ins w:id="654" w:author="sun lanlan" w:date="2023-11-08T10:33:00Z"/>
          <w:rFonts w:ascii="CIDFont+F1" w:hAnsi="CIDFont+F1"/>
          <w:color w:val="000000"/>
          <w:sz w:val="24"/>
          <w:szCs w:val="24"/>
          <w:rPrChange w:id="655" w:author="sun lanlan" w:date="2023-11-08T10:47:00Z">
            <w:rPr>
              <w:ins w:id="656" w:author="sun lanlan" w:date="2023-11-08T10:33:00Z"/>
              <w:rFonts w:ascii="Arial" w:eastAsiaTheme="minorEastAsia" w:hAnsiTheme="minorHAnsi" w:cstheme="minorBidi"/>
              <w:sz w:val="20"/>
              <w:szCs w:val="22"/>
            </w:rPr>
          </w:rPrChange>
        </w:rPr>
      </w:pPr>
      <w:ins w:id="657" w:author="sun lanlan" w:date="2023-11-08T10:33:00Z">
        <w:r w:rsidRPr="00B034EE">
          <w:rPr>
            <w:rFonts w:ascii="CIDFont+F1" w:hAnsi="CIDFont+F1"/>
            <w:color w:val="000000"/>
            <w:sz w:val="24"/>
            <w:szCs w:val="24"/>
            <w:rPrChange w:id="658" w:author="sun lanlan" w:date="2023-11-08T10:47:00Z">
              <w:rPr>
                <w:rFonts w:ascii="Arial" w:eastAsiaTheme="minorEastAsia" w:hAnsiTheme="minorHAnsi" w:cstheme="minorBidi"/>
                <w:sz w:val="20"/>
                <w:szCs w:val="22"/>
              </w:rPr>
            </w:rPrChange>
          </w:rPr>
          <w:t xml:space="preserve">PID </w:t>
        </w:r>
        <w:r w:rsidRPr="00B034EE">
          <w:rPr>
            <w:rFonts w:ascii="CIDFont+F1" w:hAnsi="CIDFont+F1"/>
            <w:color w:val="000000"/>
            <w:sz w:val="24"/>
            <w:szCs w:val="24"/>
            <w:rPrChange w:id="659" w:author="sun lanlan" w:date="2023-11-08T10:47:00Z">
              <w:rPr>
                <w:rFonts w:ascii="Arial" w:eastAsiaTheme="minorEastAsia" w:hAnsiTheme="minorHAnsi" w:cstheme="minorBidi"/>
                <w:sz w:val="20"/>
                <w:szCs w:val="22"/>
              </w:rPr>
            </w:rPrChange>
          </w:rPr>
          <w:t>控制器（</w:t>
        </w:r>
        <w:r w:rsidRPr="00B034EE">
          <w:rPr>
            <w:rFonts w:ascii="CIDFont+F1" w:hAnsi="CIDFont+F1"/>
            <w:color w:val="000000"/>
            <w:sz w:val="24"/>
            <w:szCs w:val="24"/>
            <w:rPrChange w:id="660" w:author="sun lanlan" w:date="2023-11-08T10:47:00Z">
              <w:rPr>
                <w:rFonts w:ascii="Arial" w:eastAsiaTheme="minorEastAsia" w:hAnsiTheme="minorHAnsi" w:cstheme="minorBidi"/>
                <w:sz w:val="20"/>
                <w:szCs w:val="22"/>
              </w:rPr>
            </w:rPrChange>
          </w:rPr>
          <w:t>Proportional-Integral-Derivative Controller</w:t>
        </w:r>
        <w:r w:rsidRPr="00B034EE">
          <w:rPr>
            <w:rFonts w:ascii="CIDFont+F1" w:hAnsi="CIDFont+F1"/>
            <w:color w:val="000000"/>
            <w:sz w:val="24"/>
            <w:szCs w:val="24"/>
            <w:rPrChange w:id="661" w:author="sun lanlan" w:date="2023-11-08T10:47:00Z">
              <w:rPr>
                <w:rFonts w:ascii="Arial" w:eastAsiaTheme="minorEastAsia" w:hAnsiTheme="minorHAnsi" w:cstheme="minorBidi"/>
                <w:sz w:val="20"/>
                <w:szCs w:val="22"/>
              </w:rPr>
            </w:rPrChange>
          </w:rPr>
          <w:t>）是一种控制系</w:t>
        </w:r>
      </w:ins>
    </w:p>
    <w:p w14:paraId="50FB7FAA" w14:textId="77777777" w:rsidR="00EE5A52" w:rsidRPr="00B034EE" w:rsidRDefault="00EE5A52">
      <w:pPr>
        <w:pStyle w:val="a3"/>
        <w:rPr>
          <w:ins w:id="662" w:author="sun lanlan" w:date="2023-11-08T10:33:00Z"/>
          <w:rFonts w:ascii="CIDFont+F1" w:hAnsi="CIDFont+F1"/>
          <w:color w:val="000000"/>
          <w:sz w:val="24"/>
          <w:szCs w:val="24"/>
          <w:rPrChange w:id="663" w:author="sun lanlan" w:date="2023-11-08T10:47:00Z">
            <w:rPr>
              <w:ins w:id="664" w:author="sun lanlan" w:date="2023-11-08T10:33:00Z"/>
              <w:rFonts w:ascii="Arial" w:eastAsiaTheme="minorEastAsia" w:hAnsiTheme="minorHAnsi" w:cstheme="minorBidi"/>
              <w:sz w:val="20"/>
              <w:szCs w:val="22"/>
            </w:rPr>
          </w:rPrChange>
        </w:rPr>
        <w:pPrChange w:id="665" w:author="sun lanlan" w:date="2023-11-08T10:47:00Z">
          <w:pPr>
            <w:pStyle w:val="a3"/>
            <w:spacing w:line="480" w:lineRule="auto"/>
          </w:pPr>
        </w:pPrChange>
      </w:pPr>
      <w:ins w:id="666" w:author="sun lanlan" w:date="2023-11-08T10:33:00Z">
        <w:r w:rsidRPr="00B034EE">
          <w:rPr>
            <w:rFonts w:ascii="CIDFont+F1" w:hAnsi="CIDFont+F1" w:hint="eastAsia"/>
            <w:color w:val="000000"/>
            <w:sz w:val="24"/>
            <w:szCs w:val="24"/>
            <w:rPrChange w:id="667" w:author="sun lanlan" w:date="2023-11-08T10:47:00Z">
              <w:rPr>
                <w:rFonts w:ascii="Arial" w:eastAsiaTheme="minorEastAsia" w:hAnsiTheme="minorHAnsi" w:cstheme="minorBidi" w:hint="eastAsia"/>
                <w:sz w:val="20"/>
                <w:szCs w:val="22"/>
              </w:rPr>
            </w:rPrChange>
          </w:rPr>
          <w:t>统中常用的控制方式，它由三部分构成：</w:t>
        </w:r>
      </w:ins>
    </w:p>
    <w:p w14:paraId="51B698F6" w14:textId="77777777" w:rsidR="00EE5A52" w:rsidRPr="00B034EE" w:rsidRDefault="00EE5A52">
      <w:pPr>
        <w:pStyle w:val="a3"/>
        <w:rPr>
          <w:ins w:id="668" w:author="sun lanlan" w:date="2023-11-08T10:34:00Z"/>
          <w:rFonts w:ascii="CIDFont+F1" w:hAnsi="CIDFont+F1"/>
          <w:color w:val="000000"/>
          <w:sz w:val="24"/>
          <w:szCs w:val="24"/>
          <w:rPrChange w:id="669" w:author="sun lanlan" w:date="2023-11-08T10:47:00Z">
            <w:rPr>
              <w:ins w:id="670" w:author="sun lanlan" w:date="2023-11-08T10:34:00Z"/>
              <w:rFonts w:ascii="Arial" w:eastAsiaTheme="minorEastAsia" w:hAnsiTheme="minorHAnsi" w:cstheme="minorBidi"/>
              <w:sz w:val="20"/>
              <w:szCs w:val="22"/>
            </w:rPr>
          </w:rPrChange>
        </w:rPr>
        <w:pPrChange w:id="671" w:author="sun lanlan" w:date="2023-11-08T10:47:00Z">
          <w:pPr>
            <w:pStyle w:val="a3"/>
            <w:spacing w:line="480" w:lineRule="auto"/>
          </w:pPr>
        </w:pPrChange>
      </w:pPr>
      <w:ins w:id="672" w:author="sun lanlan" w:date="2023-11-08T10:33:00Z">
        <w:r w:rsidRPr="00B034EE">
          <w:rPr>
            <w:rFonts w:ascii="CIDFont+F1" w:hAnsi="CIDFont+F1" w:hint="eastAsia"/>
            <w:color w:val="000000"/>
            <w:sz w:val="24"/>
            <w:szCs w:val="24"/>
            <w:rPrChange w:id="673" w:author="sun lanlan" w:date="2023-11-08T10:47:00Z">
              <w:rPr>
                <w:rFonts w:ascii="Arial" w:eastAsiaTheme="minorEastAsia" w:hAnsiTheme="minorHAnsi" w:cstheme="minorBidi" w:hint="eastAsia"/>
                <w:sz w:val="20"/>
                <w:szCs w:val="22"/>
              </w:rPr>
            </w:rPrChange>
          </w:rPr>
          <w:t>比例</w:t>
        </w:r>
        <w:r w:rsidRPr="00B034EE">
          <w:rPr>
            <w:rFonts w:ascii="CIDFont+F1" w:hAnsi="CIDFont+F1"/>
            <w:color w:val="000000"/>
            <w:sz w:val="24"/>
            <w:szCs w:val="24"/>
            <w:rPrChange w:id="674" w:author="sun lanlan" w:date="2023-11-08T10:47:00Z">
              <w:rPr>
                <w:rFonts w:ascii="Arial" w:eastAsiaTheme="minorEastAsia" w:hAnsiTheme="minorHAnsi" w:cstheme="minorBidi"/>
                <w:sz w:val="20"/>
                <w:szCs w:val="22"/>
              </w:rPr>
            </w:rPrChange>
          </w:rPr>
          <w:t xml:space="preserve"> P</w:t>
        </w:r>
        <w:r w:rsidRPr="00B034EE">
          <w:rPr>
            <w:rFonts w:ascii="CIDFont+F1" w:hAnsi="CIDFont+F1"/>
            <w:color w:val="000000"/>
            <w:sz w:val="24"/>
            <w:szCs w:val="24"/>
            <w:rPrChange w:id="675" w:author="sun lanlan" w:date="2023-11-08T10:47:00Z">
              <w:rPr>
                <w:rFonts w:ascii="Arial" w:eastAsiaTheme="minorEastAsia" w:hAnsiTheme="minorHAnsi" w:cstheme="minorBidi"/>
                <w:sz w:val="20"/>
                <w:szCs w:val="22"/>
              </w:rPr>
            </w:rPrChange>
          </w:rPr>
          <w:t>（</w:t>
        </w:r>
        <w:r w:rsidRPr="00B034EE">
          <w:rPr>
            <w:rFonts w:ascii="CIDFont+F1" w:hAnsi="CIDFont+F1"/>
            <w:color w:val="000000"/>
            <w:sz w:val="24"/>
            <w:szCs w:val="24"/>
            <w:rPrChange w:id="676" w:author="sun lanlan" w:date="2023-11-08T10:47:00Z">
              <w:rPr>
                <w:rFonts w:ascii="Arial" w:eastAsiaTheme="minorEastAsia" w:hAnsiTheme="minorHAnsi" w:cstheme="minorBidi"/>
                <w:sz w:val="20"/>
                <w:szCs w:val="22"/>
              </w:rPr>
            </w:rPrChange>
          </w:rPr>
          <w:t>proportional</w:t>
        </w:r>
        <w:r w:rsidRPr="00B034EE">
          <w:rPr>
            <w:rFonts w:ascii="CIDFont+F1" w:hAnsi="CIDFont+F1"/>
            <w:color w:val="000000"/>
            <w:sz w:val="24"/>
            <w:szCs w:val="24"/>
            <w:rPrChange w:id="677" w:author="sun lanlan" w:date="2023-11-08T10:47:00Z">
              <w:rPr>
                <w:rFonts w:ascii="Arial" w:eastAsiaTheme="minorEastAsia" w:hAnsiTheme="minorHAnsi" w:cstheme="minorBidi"/>
                <w:sz w:val="20"/>
                <w:szCs w:val="22"/>
              </w:rPr>
            </w:rPrChange>
          </w:rPr>
          <w:t>）</w:t>
        </w:r>
      </w:ins>
    </w:p>
    <w:p w14:paraId="61E40D77" w14:textId="77777777" w:rsidR="00B034EE" w:rsidRPr="00B034EE" w:rsidRDefault="00EE5A52">
      <w:pPr>
        <w:pStyle w:val="a3"/>
        <w:rPr>
          <w:ins w:id="678" w:author="sun lanlan" w:date="2023-11-08T10:41:00Z"/>
          <w:rFonts w:ascii="CIDFont+F1" w:hAnsi="CIDFont+F1"/>
          <w:color w:val="000000"/>
          <w:sz w:val="24"/>
          <w:szCs w:val="24"/>
          <w:rPrChange w:id="679" w:author="sun lanlan" w:date="2023-11-08T10:47:00Z">
            <w:rPr>
              <w:ins w:id="680" w:author="sun lanlan" w:date="2023-11-08T10:41:00Z"/>
              <w:rFonts w:ascii="Arial"/>
              <w:sz w:val="20"/>
            </w:rPr>
          </w:rPrChange>
        </w:rPr>
        <w:pPrChange w:id="681" w:author="sun lanlan" w:date="2023-11-08T10:47:00Z">
          <w:pPr>
            <w:widowControl/>
            <w:shd w:val="clear" w:color="auto" w:fill="FFFFFF"/>
            <w:spacing w:before="336" w:after="336"/>
            <w:jc w:val="left"/>
          </w:pPr>
        </w:pPrChange>
      </w:pPr>
      <w:ins w:id="682" w:author="sun lanlan" w:date="2023-11-08T10:35:00Z">
        <w:r w:rsidRPr="00B034EE">
          <w:rPr>
            <w:rFonts w:ascii="CIDFont+F1" w:hAnsi="CIDFont+F1" w:hint="eastAsia"/>
            <w:color w:val="000000"/>
            <w:sz w:val="24"/>
            <w:szCs w:val="24"/>
            <w:rPrChange w:id="683" w:author="sun lanlan" w:date="2023-11-08T10:47:00Z">
              <w:rPr>
                <w:rFonts w:ascii="微软雅黑" w:eastAsia="微软雅黑" w:hAnsi="微软雅黑" w:hint="eastAsia"/>
                <w:color w:val="121212"/>
                <w:kern w:val="0"/>
                <w:sz w:val="27"/>
                <w:szCs w:val="27"/>
              </w:rPr>
            </w:rPrChange>
          </w:rPr>
          <w:t>我们先说</w:t>
        </w:r>
        <w:r w:rsidRPr="00B034EE">
          <w:rPr>
            <w:rFonts w:ascii="CIDFont+F1" w:hAnsi="CIDFont+F1"/>
            <w:color w:val="000000"/>
            <w:sz w:val="24"/>
            <w:szCs w:val="24"/>
            <w:rPrChange w:id="684" w:author="sun lanlan" w:date="2023-11-08T10:47:00Z">
              <w:rPr>
                <w:rFonts w:ascii="微软雅黑" w:eastAsia="微软雅黑" w:hAnsi="微软雅黑"/>
                <w:color w:val="121212"/>
                <w:kern w:val="0"/>
                <w:sz w:val="27"/>
                <w:szCs w:val="27"/>
              </w:rPr>
            </w:rPrChange>
          </w:rPr>
          <w:t>PID</w:t>
        </w:r>
        <w:r w:rsidRPr="00B034EE">
          <w:rPr>
            <w:rFonts w:ascii="CIDFont+F1" w:hAnsi="CIDFont+F1" w:hint="eastAsia"/>
            <w:color w:val="000000"/>
            <w:sz w:val="24"/>
            <w:szCs w:val="24"/>
            <w:rPrChange w:id="685" w:author="sun lanlan" w:date="2023-11-08T10:47:00Z">
              <w:rPr>
                <w:rFonts w:ascii="微软雅黑" w:eastAsia="微软雅黑" w:hAnsi="微软雅黑" w:hint="eastAsia"/>
                <w:color w:val="121212"/>
                <w:kern w:val="0"/>
                <w:sz w:val="27"/>
                <w:szCs w:val="27"/>
              </w:rPr>
            </w:rPrChange>
          </w:rPr>
          <w:t>中最简单的比例控制，抛开其他两个不谈。还是用一个经典的例子吧。假设我有一个水缸，最终的控制目的是要保证水缸里的水位永远的维持在</w:t>
        </w:r>
        <w:r w:rsidRPr="00B034EE">
          <w:rPr>
            <w:rFonts w:ascii="CIDFont+F1" w:hAnsi="CIDFont+F1"/>
            <w:color w:val="000000"/>
            <w:sz w:val="24"/>
            <w:szCs w:val="24"/>
            <w:rPrChange w:id="686" w:author="sun lanlan" w:date="2023-11-08T10:47:00Z">
              <w:rPr>
                <w:rFonts w:ascii="微软雅黑" w:eastAsia="微软雅黑" w:hAnsi="微软雅黑"/>
                <w:color w:val="121212"/>
                <w:kern w:val="0"/>
                <w:sz w:val="27"/>
                <w:szCs w:val="27"/>
              </w:rPr>
            </w:rPrChange>
          </w:rPr>
          <w:t>1</w:t>
        </w:r>
        <w:r w:rsidRPr="00B034EE">
          <w:rPr>
            <w:rFonts w:ascii="CIDFont+F1" w:hAnsi="CIDFont+F1" w:hint="eastAsia"/>
            <w:color w:val="000000"/>
            <w:sz w:val="24"/>
            <w:szCs w:val="24"/>
            <w:rPrChange w:id="687" w:author="sun lanlan" w:date="2023-11-08T10:47:00Z">
              <w:rPr>
                <w:rFonts w:ascii="微软雅黑" w:eastAsia="微软雅黑" w:hAnsi="微软雅黑" w:hint="eastAsia"/>
                <w:color w:val="121212"/>
                <w:kern w:val="0"/>
                <w:sz w:val="27"/>
                <w:szCs w:val="27"/>
              </w:rPr>
            </w:rPrChange>
          </w:rPr>
          <w:t>米的高度。</w:t>
        </w:r>
      </w:ins>
    </w:p>
    <w:p w14:paraId="7887F733" w14:textId="77777777" w:rsidR="00B034EE" w:rsidRPr="00B034EE" w:rsidRDefault="00EE5A52">
      <w:pPr>
        <w:pStyle w:val="a3"/>
        <w:rPr>
          <w:ins w:id="688" w:author="sun lanlan" w:date="2023-11-08T10:41:00Z"/>
          <w:rFonts w:ascii="CIDFont+F1" w:hAnsi="CIDFont+F1"/>
          <w:color w:val="000000"/>
          <w:sz w:val="24"/>
          <w:szCs w:val="24"/>
          <w:rPrChange w:id="689" w:author="sun lanlan" w:date="2023-11-08T10:47:00Z">
            <w:rPr>
              <w:ins w:id="690" w:author="sun lanlan" w:date="2023-11-08T10:41:00Z"/>
              <w:rFonts w:ascii="Arial"/>
              <w:sz w:val="20"/>
            </w:rPr>
          </w:rPrChange>
        </w:rPr>
        <w:pPrChange w:id="691" w:author="sun lanlan" w:date="2023-11-08T10:47:00Z">
          <w:pPr>
            <w:widowControl/>
            <w:shd w:val="clear" w:color="auto" w:fill="FFFFFF"/>
            <w:spacing w:before="336" w:after="336"/>
            <w:jc w:val="left"/>
          </w:pPr>
        </w:pPrChange>
      </w:pPr>
      <w:ins w:id="692" w:author="sun lanlan" w:date="2023-11-08T10:35:00Z">
        <w:r w:rsidRPr="00B034EE">
          <w:rPr>
            <w:rFonts w:ascii="CIDFont+F1" w:hAnsi="CIDFont+F1" w:hint="eastAsia"/>
            <w:color w:val="000000"/>
            <w:sz w:val="24"/>
            <w:szCs w:val="24"/>
            <w:rPrChange w:id="693" w:author="sun lanlan" w:date="2023-11-08T10:47:00Z">
              <w:rPr>
                <w:rFonts w:ascii="微软雅黑" w:eastAsia="微软雅黑" w:hAnsi="微软雅黑" w:hint="eastAsia"/>
                <w:color w:val="121212"/>
                <w:kern w:val="0"/>
                <w:sz w:val="27"/>
                <w:szCs w:val="27"/>
              </w:rPr>
            </w:rPrChange>
          </w:rPr>
          <w:t>假设初始时刻，水缸里的水位是</w:t>
        </w:r>
        <w:r w:rsidRPr="00B034EE">
          <w:rPr>
            <w:rFonts w:ascii="CIDFont+F1" w:hAnsi="CIDFont+F1"/>
            <w:color w:val="000000"/>
            <w:sz w:val="24"/>
            <w:szCs w:val="24"/>
            <w:rPrChange w:id="694" w:author="sun lanlan" w:date="2023-11-08T10:47:00Z">
              <w:rPr>
                <w:rFonts w:ascii="微软雅黑" w:eastAsia="微软雅黑" w:hAnsi="微软雅黑"/>
                <w:color w:val="121212"/>
                <w:kern w:val="0"/>
                <w:sz w:val="27"/>
                <w:szCs w:val="27"/>
              </w:rPr>
            </w:rPrChange>
          </w:rPr>
          <w:t>0.2</w:t>
        </w:r>
        <w:r w:rsidRPr="00B034EE">
          <w:rPr>
            <w:rFonts w:ascii="CIDFont+F1" w:hAnsi="CIDFont+F1" w:hint="eastAsia"/>
            <w:color w:val="000000"/>
            <w:sz w:val="24"/>
            <w:szCs w:val="24"/>
            <w:rPrChange w:id="695" w:author="sun lanlan" w:date="2023-11-08T10:47:00Z">
              <w:rPr>
                <w:rFonts w:ascii="微软雅黑" w:eastAsia="微软雅黑" w:hAnsi="微软雅黑" w:hint="eastAsia"/>
                <w:color w:val="121212"/>
                <w:kern w:val="0"/>
                <w:sz w:val="27"/>
                <w:szCs w:val="27"/>
              </w:rPr>
            </w:rPrChange>
          </w:rPr>
          <w:t>米，那么当前时刻的水位和目标水位之间是存在一个误差的</w:t>
        </w:r>
        <w:r w:rsidRPr="00B034EE">
          <w:rPr>
            <w:rFonts w:ascii="CIDFont+F1" w:hAnsi="CIDFont+F1"/>
            <w:color w:val="000000"/>
            <w:sz w:val="24"/>
            <w:szCs w:val="24"/>
            <w:rPrChange w:id="696" w:author="sun lanlan" w:date="2023-11-08T10:47:00Z">
              <w:rPr>
                <w:rFonts w:ascii="微软雅黑" w:eastAsia="微软雅黑" w:hAnsi="微软雅黑"/>
                <w:color w:val="121212"/>
                <w:kern w:val="0"/>
                <w:sz w:val="27"/>
                <w:szCs w:val="27"/>
              </w:rPr>
            </w:rPrChange>
          </w:rPr>
          <w:t>error</w:t>
        </w:r>
        <w:r w:rsidRPr="00B034EE">
          <w:rPr>
            <w:rFonts w:ascii="CIDFont+F1" w:hAnsi="CIDFont+F1" w:hint="eastAsia"/>
            <w:color w:val="000000"/>
            <w:sz w:val="24"/>
            <w:szCs w:val="24"/>
            <w:rPrChange w:id="697" w:author="sun lanlan" w:date="2023-11-08T10:47:00Z">
              <w:rPr>
                <w:rFonts w:ascii="微软雅黑" w:eastAsia="微软雅黑" w:hAnsi="微软雅黑" w:hint="eastAsia"/>
                <w:color w:val="121212"/>
                <w:kern w:val="0"/>
                <w:sz w:val="27"/>
                <w:szCs w:val="27"/>
              </w:rPr>
            </w:rPrChange>
          </w:rPr>
          <w:t>，且</w:t>
        </w:r>
        <w:r w:rsidRPr="00B034EE">
          <w:rPr>
            <w:rFonts w:ascii="CIDFont+F1" w:hAnsi="CIDFont+F1"/>
            <w:color w:val="000000"/>
            <w:sz w:val="24"/>
            <w:szCs w:val="24"/>
            <w:rPrChange w:id="698" w:author="sun lanlan" w:date="2023-11-08T10:47:00Z">
              <w:rPr>
                <w:rFonts w:ascii="微软雅黑" w:eastAsia="微软雅黑" w:hAnsi="微软雅黑"/>
                <w:color w:val="121212"/>
                <w:kern w:val="0"/>
                <w:sz w:val="27"/>
                <w:szCs w:val="27"/>
              </w:rPr>
            </w:rPrChange>
          </w:rPr>
          <w:t>error</w:t>
        </w:r>
        <w:r w:rsidRPr="00B034EE">
          <w:rPr>
            <w:rFonts w:ascii="CIDFont+F1" w:hAnsi="CIDFont+F1" w:hint="eastAsia"/>
            <w:color w:val="000000"/>
            <w:sz w:val="24"/>
            <w:szCs w:val="24"/>
            <w:rPrChange w:id="699" w:author="sun lanlan" w:date="2023-11-08T10:47:00Z">
              <w:rPr>
                <w:rFonts w:ascii="微软雅黑" w:eastAsia="微软雅黑" w:hAnsi="微软雅黑" w:hint="eastAsia"/>
                <w:color w:val="121212"/>
                <w:kern w:val="0"/>
                <w:sz w:val="27"/>
                <w:szCs w:val="27"/>
              </w:rPr>
            </w:rPrChange>
          </w:rPr>
          <w:t>为</w:t>
        </w:r>
        <w:r w:rsidRPr="00B034EE">
          <w:rPr>
            <w:rFonts w:ascii="CIDFont+F1" w:hAnsi="CIDFont+F1"/>
            <w:color w:val="000000"/>
            <w:sz w:val="24"/>
            <w:szCs w:val="24"/>
            <w:rPrChange w:id="700" w:author="sun lanlan" w:date="2023-11-08T10:47:00Z">
              <w:rPr>
                <w:rFonts w:ascii="微软雅黑" w:eastAsia="微软雅黑" w:hAnsi="微软雅黑"/>
                <w:color w:val="121212"/>
                <w:kern w:val="0"/>
                <w:sz w:val="27"/>
                <w:szCs w:val="27"/>
              </w:rPr>
            </w:rPrChange>
          </w:rPr>
          <w:t>0.8.</w:t>
        </w:r>
        <w:r w:rsidRPr="00B034EE">
          <w:rPr>
            <w:rFonts w:ascii="CIDFont+F1" w:hAnsi="CIDFont+F1" w:hint="eastAsia"/>
            <w:color w:val="000000"/>
            <w:sz w:val="24"/>
            <w:szCs w:val="24"/>
            <w:rPrChange w:id="701" w:author="sun lanlan" w:date="2023-11-08T10:47:00Z">
              <w:rPr>
                <w:rFonts w:ascii="微软雅黑" w:eastAsia="微软雅黑" w:hAnsi="微软雅黑" w:hint="eastAsia"/>
                <w:color w:val="121212"/>
                <w:kern w:val="0"/>
                <w:sz w:val="27"/>
                <w:szCs w:val="27"/>
              </w:rPr>
            </w:rPrChange>
          </w:rPr>
          <w:t>这个时候，假设旁边站着一个人，这个人</w:t>
        </w:r>
        <w:proofErr w:type="gramStart"/>
        <w:r w:rsidRPr="00B034EE">
          <w:rPr>
            <w:rFonts w:ascii="CIDFont+F1" w:hAnsi="CIDFont+F1" w:hint="eastAsia"/>
            <w:color w:val="000000"/>
            <w:sz w:val="24"/>
            <w:szCs w:val="24"/>
            <w:rPrChange w:id="702" w:author="sun lanlan" w:date="2023-11-08T10:47:00Z">
              <w:rPr>
                <w:rFonts w:ascii="微软雅黑" w:eastAsia="微软雅黑" w:hAnsi="微软雅黑" w:hint="eastAsia"/>
                <w:color w:val="121212"/>
                <w:kern w:val="0"/>
                <w:sz w:val="27"/>
                <w:szCs w:val="27"/>
              </w:rPr>
            </w:rPrChange>
          </w:rPr>
          <w:t>通过往缸里加</w:t>
        </w:r>
        <w:proofErr w:type="gramEnd"/>
        <w:r w:rsidRPr="00B034EE">
          <w:rPr>
            <w:rFonts w:ascii="CIDFont+F1" w:hAnsi="CIDFont+F1" w:hint="eastAsia"/>
            <w:color w:val="000000"/>
            <w:sz w:val="24"/>
            <w:szCs w:val="24"/>
            <w:rPrChange w:id="703" w:author="sun lanlan" w:date="2023-11-08T10:47:00Z">
              <w:rPr>
                <w:rFonts w:ascii="微软雅黑" w:eastAsia="微软雅黑" w:hAnsi="微软雅黑" w:hint="eastAsia"/>
                <w:color w:val="121212"/>
                <w:kern w:val="0"/>
                <w:sz w:val="27"/>
                <w:szCs w:val="27"/>
              </w:rPr>
            </w:rPrChange>
          </w:rPr>
          <w:t>水的方式来控制水位。如果单纯的用比例控制算法，就是指加入的水量</w:t>
        </w:r>
        <w:r w:rsidRPr="00B034EE">
          <w:rPr>
            <w:rFonts w:ascii="CIDFont+F1" w:hAnsi="CIDFont+F1"/>
            <w:color w:val="000000"/>
            <w:sz w:val="24"/>
            <w:szCs w:val="24"/>
            <w:rPrChange w:id="704" w:author="sun lanlan" w:date="2023-11-08T10:47:00Z">
              <w:rPr>
                <w:rFonts w:ascii="微软雅黑" w:eastAsia="微软雅黑" w:hAnsi="微软雅黑"/>
                <w:color w:val="121212"/>
                <w:kern w:val="0"/>
                <w:sz w:val="27"/>
                <w:szCs w:val="27"/>
              </w:rPr>
            </w:rPrChange>
          </w:rPr>
          <w:t>u</w:t>
        </w:r>
        <w:r w:rsidRPr="00B034EE">
          <w:rPr>
            <w:rFonts w:ascii="CIDFont+F1" w:hAnsi="CIDFont+F1" w:hint="eastAsia"/>
            <w:color w:val="000000"/>
            <w:sz w:val="24"/>
            <w:szCs w:val="24"/>
            <w:rPrChange w:id="705" w:author="sun lanlan" w:date="2023-11-08T10:47:00Z">
              <w:rPr>
                <w:rFonts w:ascii="微软雅黑" w:eastAsia="微软雅黑" w:hAnsi="微软雅黑" w:hint="eastAsia"/>
                <w:color w:val="121212"/>
                <w:kern w:val="0"/>
                <w:sz w:val="27"/>
                <w:szCs w:val="27"/>
              </w:rPr>
            </w:rPrChange>
          </w:rPr>
          <w:t>和误差</w:t>
        </w:r>
        <w:r w:rsidRPr="00B034EE">
          <w:rPr>
            <w:rFonts w:ascii="CIDFont+F1" w:hAnsi="CIDFont+F1"/>
            <w:color w:val="000000"/>
            <w:sz w:val="24"/>
            <w:szCs w:val="24"/>
            <w:rPrChange w:id="706" w:author="sun lanlan" w:date="2023-11-08T10:47:00Z">
              <w:rPr>
                <w:rFonts w:ascii="微软雅黑" w:eastAsia="微软雅黑" w:hAnsi="微软雅黑"/>
                <w:color w:val="121212"/>
                <w:kern w:val="0"/>
                <w:sz w:val="27"/>
                <w:szCs w:val="27"/>
              </w:rPr>
            </w:rPrChange>
          </w:rPr>
          <w:t>error</w:t>
        </w:r>
        <w:r w:rsidRPr="00B034EE">
          <w:rPr>
            <w:rFonts w:ascii="CIDFont+F1" w:hAnsi="CIDFont+F1" w:hint="eastAsia"/>
            <w:color w:val="000000"/>
            <w:sz w:val="24"/>
            <w:szCs w:val="24"/>
            <w:rPrChange w:id="707" w:author="sun lanlan" w:date="2023-11-08T10:47:00Z">
              <w:rPr>
                <w:rFonts w:ascii="微软雅黑" w:eastAsia="微软雅黑" w:hAnsi="微软雅黑" w:hint="eastAsia"/>
                <w:color w:val="121212"/>
                <w:kern w:val="0"/>
                <w:sz w:val="27"/>
                <w:szCs w:val="27"/>
              </w:rPr>
            </w:rPrChange>
          </w:rPr>
          <w:t>是成正比的。即</w:t>
        </w:r>
        <w:r w:rsidRPr="00B034EE">
          <w:rPr>
            <w:rFonts w:ascii="CIDFont+F1" w:hAnsi="CIDFont+F1"/>
            <w:color w:val="000000"/>
            <w:sz w:val="24"/>
            <w:szCs w:val="24"/>
            <w:rPrChange w:id="708" w:author="sun lanlan" w:date="2023-11-08T10:47:00Z">
              <w:rPr>
                <w:rFonts w:ascii="微软雅黑" w:eastAsia="微软雅黑" w:hAnsi="微软雅黑"/>
                <w:color w:val="121212"/>
                <w:kern w:val="0"/>
                <w:sz w:val="27"/>
                <w:szCs w:val="27"/>
              </w:rPr>
            </w:rPrChange>
          </w:rPr>
          <w:br/>
          <w:t>u=</w:t>
        </w:r>
        <w:proofErr w:type="spellStart"/>
        <w:r w:rsidRPr="00B034EE">
          <w:rPr>
            <w:rFonts w:ascii="CIDFont+F1" w:hAnsi="CIDFont+F1"/>
            <w:color w:val="000000"/>
            <w:sz w:val="24"/>
            <w:szCs w:val="24"/>
            <w:rPrChange w:id="709" w:author="sun lanlan" w:date="2023-11-08T10:47:00Z">
              <w:rPr>
                <w:rFonts w:ascii="微软雅黑" w:eastAsia="微软雅黑" w:hAnsi="微软雅黑"/>
                <w:color w:val="121212"/>
                <w:kern w:val="0"/>
                <w:sz w:val="27"/>
                <w:szCs w:val="27"/>
              </w:rPr>
            </w:rPrChange>
          </w:rPr>
          <w:t>kp</w:t>
        </w:r>
        <w:proofErr w:type="spellEnd"/>
        <w:r w:rsidRPr="00B034EE">
          <w:rPr>
            <w:rFonts w:ascii="CIDFont+F1" w:hAnsi="CIDFont+F1"/>
            <w:color w:val="000000"/>
            <w:sz w:val="24"/>
            <w:szCs w:val="24"/>
            <w:rPrChange w:id="710" w:author="sun lanlan" w:date="2023-11-08T10:47:00Z">
              <w:rPr>
                <w:rFonts w:ascii="微软雅黑" w:eastAsia="微软雅黑" w:hAnsi="微软雅黑"/>
                <w:color w:val="121212"/>
                <w:kern w:val="0"/>
                <w:sz w:val="27"/>
                <w:szCs w:val="27"/>
              </w:rPr>
            </w:rPrChange>
          </w:rPr>
          <w:t>*error</w:t>
        </w:r>
        <w:r w:rsidRPr="00B034EE">
          <w:rPr>
            <w:rFonts w:ascii="CIDFont+F1" w:hAnsi="CIDFont+F1" w:hint="eastAsia"/>
            <w:color w:val="000000"/>
            <w:sz w:val="24"/>
            <w:szCs w:val="24"/>
            <w:rPrChange w:id="711" w:author="sun lanlan" w:date="2023-11-08T10:47:00Z">
              <w:rPr>
                <w:rFonts w:ascii="Arial" w:hint="eastAsia"/>
                <w:sz w:val="20"/>
              </w:rPr>
            </w:rPrChange>
          </w:rPr>
          <w:t>（</w:t>
        </w:r>
        <w:r w:rsidRPr="00B034EE">
          <w:rPr>
            <w:rFonts w:ascii="CIDFont+F1" w:hAnsi="CIDFont+F1" w:hint="eastAsia"/>
            <w:color w:val="000000"/>
            <w:sz w:val="24"/>
            <w:szCs w:val="24"/>
            <w:rPrChange w:id="712" w:author="sun lanlan" w:date="2023-11-08T10:47:00Z">
              <w:rPr>
                <w:rFonts w:ascii="微软雅黑" w:eastAsia="微软雅黑" w:hAnsi="微软雅黑" w:hint="eastAsia"/>
                <w:color w:val="121212"/>
                <w:kern w:val="0"/>
                <w:sz w:val="27"/>
                <w:szCs w:val="27"/>
              </w:rPr>
            </w:rPrChange>
          </w:rPr>
          <w:t>假设</w:t>
        </w:r>
        <w:proofErr w:type="spellStart"/>
        <w:r w:rsidRPr="00B034EE">
          <w:rPr>
            <w:rFonts w:ascii="CIDFont+F1" w:hAnsi="CIDFont+F1"/>
            <w:color w:val="000000"/>
            <w:sz w:val="24"/>
            <w:szCs w:val="24"/>
            <w:rPrChange w:id="713" w:author="sun lanlan" w:date="2023-11-08T10:47:00Z">
              <w:rPr>
                <w:rFonts w:ascii="微软雅黑" w:eastAsia="微软雅黑" w:hAnsi="微软雅黑"/>
                <w:color w:val="121212"/>
                <w:kern w:val="0"/>
                <w:sz w:val="27"/>
                <w:szCs w:val="27"/>
              </w:rPr>
            </w:rPrChange>
          </w:rPr>
          <w:t>kp</w:t>
        </w:r>
        <w:proofErr w:type="spellEnd"/>
        <w:r w:rsidRPr="00B034EE">
          <w:rPr>
            <w:rFonts w:ascii="CIDFont+F1" w:hAnsi="CIDFont+F1" w:hint="eastAsia"/>
            <w:color w:val="000000"/>
            <w:sz w:val="24"/>
            <w:szCs w:val="24"/>
            <w:rPrChange w:id="714" w:author="sun lanlan" w:date="2023-11-08T10:47:00Z">
              <w:rPr>
                <w:rFonts w:ascii="微软雅黑" w:eastAsia="微软雅黑" w:hAnsi="微软雅黑" w:hint="eastAsia"/>
                <w:color w:val="121212"/>
                <w:kern w:val="0"/>
                <w:sz w:val="27"/>
                <w:szCs w:val="27"/>
              </w:rPr>
            </w:rPrChange>
          </w:rPr>
          <w:t>取</w:t>
        </w:r>
        <w:r w:rsidRPr="00B034EE">
          <w:rPr>
            <w:rFonts w:ascii="CIDFont+F1" w:hAnsi="CIDFont+F1"/>
            <w:color w:val="000000"/>
            <w:sz w:val="24"/>
            <w:szCs w:val="24"/>
            <w:rPrChange w:id="715" w:author="sun lanlan" w:date="2023-11-08T10:47:00Z">
              <w:rPr>
                <w:rFonts w:ascii="微软雅黑" w:eastAsia="微软雅黑" w:hAnsi="微软雅黑"/>
                <w:color w:val="121212"/>
                <w:kern w:val="0"/>
                <w:sz w:val="27"/>
                <w:szCs w:val="27"/>
              </w:rPr>
            </w:rPrChange>
          </w:rPr>
          <w:t>0.5</w:t>
        </w:r>
        <w:r w:rsidRPr="00B034EE">
          <w:rPr>
            <w:rFonts w:ascii="CIDFont+F1" w:hAnsi="CIDFont+F1" w:hint="eastAsia"/>
            <w:color w:val="000000"/>
            <w:sz w:val="24"/>
            <w:szCs w:val="24"/>
            <w:rPrChange w:id="716" w:author="sun lanlan" w:date="2023-11-08T10:47:00Z">
              <w:rPr>
                <w:rFonts w:ascii="微软雅黑" w:eastAsia="微软雅黑" w:hAnsi="微软雅黑" w:hint="eastAsia"/>
                <w:color w:val="121212"/>
                <w:kern w:val="0"/>
                <w:sz w:val="27"/>
                <w:szCs w:val="27"/>
              </w:rPr>
            </w:rPrChange>
          </w:rPr>
          <w:t>，</w:t>
        </w:r>
        <w:r w:rsidRPr="00B034EE">
          <w:rPr>
            <w:rFonts w:ascii="CIDFont+F1" w:hAnsi="CIDFont+F1" w:hint="eastAsia"/>
            <w:color w:val="000000"/>
            <w:sz w:val="24"/>
            <w:szCs w:val="24"/>
            <w:rPrChange w:id="717" w:author="sun lanlan" w:date="2023-11-08T10:47:00Z">
              <w:rPr>
                <w:rFonts w:ascii="Arial" w:hint="eastAsia"/>
                <w:sz w:val="20"/>
              </w:rPr>
            </w:rPrChange>
          </w:rPr>
          <w:t>）</w:t>
        </w:r>
      </w:ins>
    </w:p>
    <w:p w14:paraId="7C588B8C" w14:textId="511D9FCA" w:rsidR="00EE5A52" w:rsidRPr="00B034EE" w:rsidRDefault="00EE5A52">
      <w:pPr>
        <w:pStyle w:val="a3"/>
        <w:rPr>
          <w:ins w:id="718" w:author="sun lanlan" w:date="2023-11-08T10:35:00Z"/>
          <w:rFonts w:ascii="CIDFont+F1" w:hAnsi="CIDFont+F1"/>
          <w:color w:val="000000"/>
          <w:sz w:val="24"/>
          <w:szCs w:val="24"/>
          <w:rPrChange w:id="719" w:author="sun lanlan" w:date="2023-11-08T10:47:00Z">
            <w:rPr>
              <w:ins w:id="720" w:author="sun lanlan" w:date="2023-11-08T10:35:00Z"/>
              <w:rFonts w:ascii="Arial"/>
              <w:sz w:val="20"/>
            </w:rPr>
          </w:rPrChange>
        </w:rPr>
        <w:pPrChange w:id="721" w:author="sun lanlan" w:date="2023-11-08T10:47:00Z">
          <w:pPr>
            <w:widowControl/>
            <w:shd w:val="clear" w:color="auto" w:fill="FFFFFF"/>
            <w:spacing w:before="336" w:after="336"/>
            <w:jc w:val="left"/>
          </w:pPr>
        </w:pPrChange>
      </w:pPr>
      <w:ins w:id="722" w:author="sun lanlan" w:date="2023-11-08T10:35:00Z">
        <w:r w:rsidRPr="00B034EE">
          <w:rPr>
            <w:rFonts w:ascii="CIDFont+F1" w:hAnsi="CIDFont+F1"/>
            <w:color w:val="000000"/>
            <w:sz w:val="24"/>
            <w:szCs w:val="24"/>
            <w:rPrChange w:id="723" w:author="sun lanlan" w:date="2023-11-08T10:47:00Z">
              <w:rPr>
                <w:rFonts w:ascii="微软雅黑" w:eastAsia="微软雅黑" w:hAnsi="微软雅黑"/>
                <w:color w:val="121212"/>
                <w:kern w:val="0"/>
                <w:sz w:val="27"/>
                <w:szCs w:val="27"/>
              </w:rPr>
            </w:rPrChange>
          </w:rPr>
          <w:br/>
        </w:r>
        <w:r w:rsidRPr="00B034EE">
          <w:rPr>
            <w:rFonts w:ascii="CIDFont+F1" w:hAnsi="CIDFont+F1" w:hint="eastAsia"/>
            <w:color w:val="000000"/>
            <w:sz w:val="24"/>
            <w:szCs w:val="24"/>
            <w:rPrChange w:id="724" w:author="sun lanlan" w:date="2023-11-08T10:47:00Z">
              <w:rPr>
                <w:rFonts w:ascii="微软雅黑" w:eastAsia="微软雅黑" w:hAnsi="微软雅黑" w:hint="eastAsia"/>
                <w:color w:val="121212"/>
                <w:kern w:val="0"/>
                <w:sz w:val="27"/>
                <w:szCs w:val="27"/>
              </w:rPr>
            </w:rPrChange>
          </w:rPr>
          <w:t>那么</w:t>
        </w:r>
        <w:r w:rsidRPr="00B034EE">
          <w:rPr>
            <w:rFonts w:ascii="CIDFont+F1" w:hAnsi="CIDFont+F1"/>
            <w:color w:val="000000"/>
            <w:sz w:val="24"/>
            <w:szCs w:val="24"/>
            <w:rPrChange w:id="725" w:author="sun lanlan" w:date="2023-11-08T10:47:00Z">
              <w:rPr>
                <w:rFonts w:ascii="微软雅黑" w:eastAsia="微软雅黑" w:hAnsi="微软雅黑"/>
                <w:color w:val="121212"/>
                <w:kern w:val="0"/>
                <w:sz w:val="27"/>
                <w:szCs w:val="27"/>
              </w:rPr>
            </w:rPrChange>
          </w:rPr>
          <w:t>t=1</w:t>
        </w:r>
        <w:r w:rsidRPr="00B034EE">
          <w:rPr>
            <w:rFonts w:ascii="CIDFont+F1" w:hAnsi="CIDFont+F1" w:hint="eastAsia"/>
            <w:color w:val="000000"/>
            <w:sz w:val="24"/>
            <w:szCs w:val="24"/>
            <w:rPrChange w:id="726" w:author="sun lanlan" w:date="2023-11-08T10:47:00Z">
              <w:rPr>
                <w:rFonts w:ascii="微软雅黑" w:eastAsia="微软雅黑" w:hAnsi="微软雅黑" w:hint="eastAsia"/>
                <w:color w:val="121212"/>
                <w:kern w:val="0"/>
                <w:sz w:val="27"/>
                <w:szCs w:val="27"/>
              </w:rPr>
            </w:rPrChange>
          </w:rPr>
          <w:t>时（表示第</w:t>
        </w:r>
        <w:r w:rsidRPr="00B034EE">
          <w:rPr>
            <w:rFonts w:ascii="CIDFont+F1" w:hAnsi="CIDFont+F1"/>
            <w:color w:val="000000"/>
            <w:sz w:val="24"/>
            <w:szCs w:val="24"/>
            <w:rPrChange w:id="727" w:author="sun lanlan" w:date="2023-11-08T10:47:00Z">
              <w:rPr>
                <w:rFonts w:ascii="微软雅黑" w:eastAsia="微软雅黑" w:hAnsi="微软雅黑"/>
                <w:color w:val="121212"/>
                <w:kern w:val="0"/>
                <w:sz w:val="27"/>
                <w:szCs w:val="27"/>
              </w:rPr>
            </w:rPrChange>
          </w:rPr>
          <w:t>1</w:t>
        </w:r>
        <w:r w:rsidRPr="00B034EE">
          <w:rPr>
            <w:rFonts w:ascii="CIDFont+F1" w:hAnsi="CIDFont+F1" w:hint="eastAsia"/>
            <w:color w:val="000000"/>
            <w:sz w:val="24"/>
            <w:szCs w:val="24"/>
            <w:rPrChange w:id="728" w:author="sun lanlan" w:date="2023-11-08T10:47:00Z">
              <w:rPr>
                <w:rFonts w:ascii="微软雅黑" w:eastAsia="微软雅黑" w:hAnsi="微软雅黑" w:hint="eastAsia"/>
                <w:color w:val="121212"/>
                <w:kern w:val="0"/>
                <w:sz w:val="27"/>
                <w:szCs w:val="27"/>
              </w:rPr>
            </w:rPrChange>
          </w:rPr>
          <w:t>次加水，也就是第一次对系统施加控制），那么</w:t>
        </w:r>
        <w:r w:rsidRPr="00B034EE">
          <w:rPr>
            <w:rFonts w:ascii="CIDFont+F1" w:hAnsi="CIDFont+F1"/>
            <w:color w:val="000000"/>
            <w:sz w:val="24"/>
            <w:szCs w:val="24"/>
            <w:rPrChange w:id="729" w:author="sun lanlan" w:date="2023-11-08T10:47:00Z">
              <w:rPr>
                <w:rFonts w:ascii="微软雅黑" w:eastAsia="微软雅黑" w:hAnsi="微软雅黑"/>
                <w:color w:val="121212"/>
                <w:kern w:val="0"/>
                <w:sz w:val="27"/>
                <w:szCs w:val="27"/>
              </w:rPr>
            </w:rPrChange>
          </w:rPr>
          <w:t>u=0.5*0.8=0.4</w:t>
        </w:r>
        <w:r w:rsidRPr="00B034EE">
          <w:rPr>
            <w:rFonts w:ascii="CIDFont+F1" w:hAnsi="CIDFont+F1" w:hint="eastAsia"/>
            <w:color w:val="000000"/>
            <w:sz w:val="24"/>
            <w:szCs w:val="24"/>
            <w:rPrChange w:id="730" w:author="sun lanlan" w:date="2023-11-08T10:47:00Z">
              <w:rPr>
                <w:rFonts w:ascii="微软雅黑" w:eastAsia="微软雅黑" w:hAnsi="微软雅黑" w:hint="eastAsia"/>
                <w:color w:val="121212"/>
                <w:kern w:val="0"/>
                <w:sz w:val="27"/>
                <w:szCs w:val="27"/>
              </w:rPr>
            </w:rPrChange>
          </w:rPr>
          <w:t>，所以这一次加入的水量会使水位在</w:t>
        </w:r>
        <w:r w:rsidRPr="00B034EE">
          <w:rPr>
            <w:rFonts w:ascii="CIDFont+F1" w:hAnsi="CIDFont+F1"/>
            <w:color w:val="000000"/>
            <w:sz w:val="24"/>
            <w:szCs w:val="24"/>
            <w:rPrChange w:id="731" w:author="sun lanlan" w:date="2023-11-08T10:47:00Z">
              <w:rPr>
                <w:rFonts w:ascii="微软雅黑" w:eastAsia="微软雅黑" w:hAnsi="微软雅黑"/>
                <w:color w:val="121212"/>
                <w:kern w:val="0"/>
                <w:sz w:val="27"/>
                <w:szCs w:val="27"/>
              </w:rPr>
            </w:rPrChange>
          </w:rPr>
          <w:t>0.2</w:t>
        </w:r>
        <w:r w:rsidRPr="00B034EE">
          <w:rPr>
            <w:rFonts w:ascii="CIDFont+F1" w:hAnsi="CIDFont+F1" w:hint="eastAsia"/>
            <w:color w:val="000000"/>
            <w:sz w:val="24"/>
            <w:szCs w:val="24"/>
            <w:rPrChange w:id="732" w:author="sun lanlan" w:date="2023-11-08T10:47:00Z">
              <w:rPr>
                <w:rFonts w:ascii="微软雅黑" w:eastAsia="微软雅黑" w:hAnsi="微软雅黑" w:hint="eastAsia"/>
                <w:color w:val="121212"/>
                <w:kern w:val="0"/>
                <w:sz w:val="27"/>
                <w:szCs w:val="27"/>
              </w:rPr>
            </w:rPrChange>
          </w:rPr>
          <w:t>的基础</w:t>
        </w:r>
        <w:proofErr w:type="gramStart"/>
        <w:r w:rsidRPr="00B034EE">
          <w:rPr>
            <w:rFonts w:ascii="CIDFont+F1" w:hAnsi="CIDFont+F1" w:hint="eastAsia"/>
            <w:color w:val="000000"/>
            <w:sz w:val="24"/>
            <w:szCs w:val="24"/>
            <w:rPrChange w:id="733" w:author="sun lanlan" w:date="2023-11-08T10:47:00Z">
              <w:rPr>
                <w:rFonts w:ascii="微软雅黑" w:eastAsia="微软雅黑" w:hAnsi="微软雅黑" w:hint="eastAsia"/>
                <w:color w:val="121212"/>
                <w:kern w:val="0"/>
                <w:sz w:val="27"/>
                <w:szCs w:val="27"/>
              </w:rPr>
            </w:rPrChange>
          </w:rPr>
          <w:t>上</w:t>
        </w:r>
        <w:proofErr w:type="gramEnd"/>
        <w:r w:rsidRPr="00B034EE">
          <w:rPr>
            <w:rFonts w:ascii="CIDFont+F1" w:hAnsi="CIDFont+F1" w:hint="eastAsia"/>
            <w:color w:val="000000"/>
            <w:sz w:val="24"/>
            <w:szCs w:val="24"/>
            <w:rPrChange w:id="734" w:author="sun lanlan" w:date="2023-11-08T10:47:00Z">
              <w:rPr>
                <w:rFonts w:ascii="微软雅黑" w:eastAsia="微软雅黑" w:hAnsi="微软雅黑" w:hint="eastAsia"/>
                <w:color w:val="121212"/>
                <w:kern w:val="0"/>
                <w:sz w:val="27"/>
                <w:szCs w:val="27"/>
              </w:rPr>
            </w:rPrChange>
          </w:rPr>
          <w:t>上升</w:t>
        </w:r>
        <w:r w:rsidRPr="00B034EE">
          <w:rPr>
            <w:rFonts w:ascii="CIDFont+F1" w:hAnsi="CIDFont+F1"/>
            <w:color w:val="000000"/>
            <w:sz w:val="24"/>
            <w:szCs w:val="24"/>
            <w:rPrChange w:id="735" w:author="sun lanlan" w:date="2023-11-08T10:47:00Z">
              <w:rPr>
                <w:rFonts w:ascii="微软雅黑" w:eastAsia="微软雅黑" w:hAnsi="微软雅黑"/>
                <w:color w:val="121212"/>
                <w:kern w:val="0"/>
                <w:sz w:val="27"/>
                <w:szCs w:val="27"/>
              </w:rPr>
            </w:rPrChange>
          </w:rPr>
          <w:t>0.4</w:t>
        </w:r>
        <w:r w:rsidRPr="00B034EE">
          <w:rPr>
            <w:rFonts w:ascii="CIDFont+F1" w:hAnsi="CIDFont+F1" w:hint="eastAsia"/>
            <w:color w:val="000000"/>
            <w:sz w:val="24"/>
            <w:szCs w:val="24"/>
            <w:rPrChange w:id="736" w:author="sun lanlan" w:date="2023-11-08T10:47:00Z">
              <w:rPr>
                <w:rFonts w:ascii="微软雅黑" w:eastAsia="微软雅黑" w:hAnsi="微软雅黑" w:hint="eastAsia"/>
                <w:color w:val="121212"/>
                <w:kern w:val="0"/>
                <w:sz w:val="27"/>
                <w:szCs w:val="27"/>
              </w:rPr>
            </w:rPrChange>
          </w:rPr>
          <w:t>，达到</w:t>
        </w:r>
        <w:r w:rsidRPr="00B034EE">
          <w:rPr>
            <w:rFonts w:ascii="CIDFont+F1" w:hAnsi="CIDFont+F1"/>
            <w:color w:val="000000"/>
            <w:sz w:val="24"/>
            <w:szCs w:val="24"/>
            <w:rPrChange w:id="737" w:author="sun lanlan" w:date="2023-11-08T10:47:00Z">
              <w:rPr>
                <w:rFonts w:ascii="微软雅黑" w:eastAsia="微软雅黑" w:hAnsi="微软雅黑"/>
                <w:color w:val="121212"/>
                <w:kern w:val="0"/>
                <w:sz w:val="27"/>
                <w:szCs w:val="27"/>
              </w:rPr>
            </w:rPrChange>
          </w:rPr>
          <w:t>0.6.</w:t>
        </w:r>
      </w:ins>
    </w:p>
    <w:p w14:paraId="6E2DCDEA" w14:textId="77777777" w:rsidR="00B034EE" w:rsidRPr="00B034EE" w:rsidRDefault="00EE5A52">
      <w:pPr>
        <w:pStyle w:val="a3"/>
        <w:rPr>
          <w:ins w:id="738" w:author="sun lanlan" w:date="2023-11-08T10:42:00Z"/>
          <w:rFonts w:ascii="CIDFont+F1" w:hAnsi="CIDFont+F1"/>
          <w:color w:val="000000"/>
          <w:sz w:val="24"/>
          <w:szCs w:val="24"/>
          <w:rPrChange w:id="739" w:author="sun lanlan" w:date="2023-11-08T10:47:00Z">
            <w:rPr>
              <w:ins w:id="740" w:author="sun lanlan" w:date="2023-11-08T10:42:00Z"/>
              <w:rFonts w:ascii="Arial"/>
              <w:sz w:val="20"/>
            </w:rPr>
          </w:rPrChange>
        </w:rPr>
        <w:pPrChange w:id="741" w:author="sun lanlan" w:date="2023-11-08T10:47:00Z">
          <w:pPr>
            <w:widowControl/>
            <w:shd w:val="clear" w:color="auto" w:fill="FFFFFF"/>
            <w:spacing w:before="336" w:after="336"/>
            <w:jc w:val="left"/>
          </w:pPr>
        </w:pPrChange>
      </w:pPr>
      <w:ins w:id="742" w:author="sun lanlan" w:date="2023-11-08T10:35:00Z">
        <w:r w:rsidRPr="00B034EE">
          <w:rPr>
            <w:rFonts w:ascii="CIDFont+F1" w:hAnsi="CIDFont+F1"/>
            <w:color w:val="000000"/>
            <w:sz w:val="24"/>
            <w:szCs w:val="24"/>
            <w:rPrChange w:id="743" w:author="sun lanlan" w:date="2023-11-08T10:47:00Z">
              <w:rPr>
                <w:rFonts w:ascii="微软雅黑" w:eastAsia="微软雅黑" w:hAnsi="微软雅黑"/>
                <w:color w:val="121212"/>
                <w:kern w:val="0"/>
                <w:sz w:val="27"/>
                <w:szCs w:val="27"/>
              </w:rPr>
            </w:rPrChange>
          </w:rPr>
          <w:br/>
        </w:r>
      </w:ins>
    </w:p>
    <w:p w14:paraId="77AFC03B" w14:textId="77777777" w:rsidR="00B034EE" w:rsidRPr="00B034EE" w:rsidRDefault="00EE5A52">
      <w:pPr>
        <w:pStyle w:val="a3"/>
        <w:rPr>
          <w:ins w:id="744" w:author="sun lanlan" w:date="2023-11-08T10:42:00Z"/>
          <w:rFonts w:ascii="CIDFont+F1" w:hAnsi="CIDFont+F1"/>
          <w:color w:val="000000"/>
          <w:sz w:val="24"/>
          <w:szCs w:val="24"/>
          <w:rPrChange w:id="745" w:author="sun lanlan" w:date="2023-11-08T10:47:00Z">
            <w:rPr>
              <w:ins w:id="746" w:author="sun lanlan" w:date="2023-11-08T10:42:00Z"/>
              <w:rFonts w:ascii="Arial"/>
              <w:sz w:val="20"/>
            </w:rPr>
          </w:rPrChange>
        </w:rPr>
        <w:pPrChange w:id="747" w:author="sun lanlan" w:date="2023-11-08T10:47:00Z">
          <w:pPr>
            <w:widowControl/>
            <w:shd w:val="clear" w:color="auto" w:fill="FFFFFF"/>
            <w:spacing w:before="336" w:after="336"/>
            <w:jc w:val="left"/>
          </w:pPr>
        </w:pPrChange>
      </w:pPr>
      <w:ins w:id="748" w:author="sun lanlan" w:date="2023-11-08T10:35:00Z">
        <w:r w:rsidRPr="00B034EE">
          <w:rPr>
            <w:rFonts w:ascii="CIDFont+F1" w:hAnsi="CIDFont+F1" w:hint="eastAsia"/>
            <w:color w:val="000000"/>
            <w:sz w:val="24"/>
            <w:szCs w:val="24"/>
            <w:rPrChange w:id="749" w:author="sun lanlan" w:date="2023-11-08T10:47:00Z">
              <w:rPr>
                <w:rFonts w:ascii="微软雅黑" w:eastAsia="微软雅黑" w:hAnsi="微软雅黑" w:hint="eastAsia"/>
                <w:color w:val="121212"/>
                <w:kern w:val="0"/>
                <w:sz w:val="27"/>
                <w:szCs w:val="27"/>
              </w:rPr>
            </w:rPrChange>
          </w:rPr>
          <w:t>接着，</w:t>
        </w:r>
        <w:r w:rsidRPr="00B034EE">
          <w:rPr>
            <w:rFonts w:ascii="CIDFont+F1" w:hAnsi="CIDFont+F1"/>
            <w:color w:val="000000"/>
            <w:sz w:val="24"/>
            <w:szCs w:val="24"/>
            <w:rPrChange w:id="750" w:author="sun lanlan" w:date="2023-11-08T10:47:00Z">
              <w:rPr>
                <w:rFonts w:ascii="微软雅黑" w:eastAsia="微软雅黑" w:hAnsi="微软雅黑"/>
                <w:color w:val="121212"/>
                <w:kern w:val="0"/>
                <w:sz w:val="27"/>
                <w:szCs w:val="27"/>
              </w:rPr>
            </w:rPrChange>
          </w:rPr>
          <w:t>t=2</w:t>
        </w:r>
        <w:r w:rsidRPr="00B034EE">
          <w:rPr>
            <w:rFonts w:ascii="CIDFont+F1" w:hAnsi="CIDFont+F1" w:hint="eastAsia"/>
            <w:color w:val="000000"/>
            <w:sz w:val="24"/>
            <w:szCs w:val="24"/>
            <w:rPrChange w:id="751" w:author="sun lanlan" w:date="2023-11-08T10:47:00Z">
              <w:rPr>
                <w:rFonts w:ascii="微软雅黑" w:eastAsia="微软雅黑" w:hAnsi="微软雅黑" w:hint="eastAsia"/>
                <w:color w:val="121212"/>
                <w:kern w:val="0"/>
                <w:sz w:val="27"/>
                <w:szCs w:val="27"/>
              </w:rPr>
            </w:rPrChange>
          </w:rPr>
          <w:t>时刻（第</w:t>
        </w:r>
        <w:r w:rsidRPr="00B034EE">
          <w:rPr>
            <w:rFonts w:ascii="CIDFont+F1" w:hAnsi="CIDFont+F1"/>
            <w:color w:val="000000"/>
            <w:sz w:val="24"/>
            <w:szCs w:val="24"/>
            <w:rPrChange w:id="752" w:author="sun lanlan" w:date="2023-11-08T10:47:00Z">
              <w:rPr>
                <w:rFonts w:ascii="微软雅黑" w:eastAsia="微软雅黑" w:hAnsi="微软雅黑"/>
                <w:color w:val="121212"/>
                <w:kern w:val="0"/>
                <w:sz w:val="27"/>
                <w:szCs w:val="27"/>
              </w:rPr>
            </w:rPrChange>
          </w:rPr>
          <w:t>2</w:t>
        </w:r>
        <w:r w:rsidRPr="00B034EE">
          <w:rPr>
            <w:rFonts w:ascii="CIDFont+F1" w:hAnsi="CIDFont+F1" w:hint="eastAsia"/>
            <w:color w:val="000000"/>
            <w:sz w:val="24"/>
            <w:szCs w:val="24"/>
            <w:rPrChange w:id="753" w:author="sun lanlan" w:date="2023-11-08T10:47:00Z">
              <w:rPr>
                <w:rFonts w:ascii="微软雅黑" w:eastAsia="微软雅黑" w:hAnsi="微软雅黑" w:hint="eastAsia"/>
                <w:color w:val="121212"/>
                <w:kern w:val="0"/>
                <w:sz w:val="27"/>
                <w:szCs w:val="27"/>
              </w:rPr>
            </w:rPrChange>
          </w:rPr>
          <w:t>次施加控制），当前水位是</w:t>
        </w:r>
        <w:r w:rsidRPr="00B034EE">
          <w:rPr>
            <w:rFonts w:ascii="CIDFont+F1" w:hAnsi="CIDFont+F1"/>
            <w:color w:val="000000"/>
            <w:sz w:val="24"/>
            <w:szCs w:val="24"/>
            <w:rPrChange w:id="754" w:author="sun lanlan" w:date="2023-11-08T10:47:00Z">
              <w:rPr>
                <w:rFonts w:ascii="微软雅黑" w:eastAsia="微软雅黑" w:hAnsi="微软雅黑"/>
                <w:color w:val="121212"/>
                <w:kern w:val="0"/>
                <w:sz w:val="27"/>
                <w:szCs w:val="27"/>
              </w:rPr>
            </w:rPrChange>
          </w:rPr>
          <w:t>0.6</w:t>
        </w:r>
        <w:r w:rsidRPr="00B034EE">
          <w:rPr>
            <w:rFonts w:ascii="CIDFont+F1" w:hAnsi="CIDFont+F1" w:hint="eastAsia"/>
            <w:color w:val="000000"/>
            <w:sz w:val="24"/>
            <w:szCs w:val="24"/>
            <w:rPrChange w:id="755" w:author="sun lanlan" w:date="2023-11-08T10:47:00Z">
              <w:rPr>
                <w:rFonts w:ascii="微软雅黑" w:eastAsia="微软雅黑" w:hAnsi="微软雅黑" w:hint="eastAsia"/>
                <w:color w:val="121212"/>
                <w:kern w:val="0"/>
                <w:sz w:val="27"/>
                <w:szCs w:val="27"/>
              </w:rPr>
            </w:rPrChange>
          </w:rPr>
          <w:t>，所以</w:t>
        </w:r>
        <w:r w:rsidRPr="00B034EE">
          <w:rPr>
            <w:rFonts w:ascii="CIDFont+F1" w:hAnsi="CIDFont+F1"/>
            <w:color w:val="000000"/>
            <w:sz w:val="24"/>
            <w:szCs w:val="24"/>
            <w:rPrChange w:id="756" w:author="sun lanlan" w:date="2023-11-08T10:47:00Z">
              <w:rPr>
                <w:rFonts w:ascii="微软雅黑" w:eastAsia="微软雅黑" w:hAnsi="微软雅黑"/>
                <w:color w:val="121212"/>
                <w:kern w:val="0"/>
                <w:sz w:val="27"/>
                <w:szCs w:val="27"/>
              </w:rPr>
            </w:rPrChange>
          </w:rPr>
          <w:t>error</w:t>
        </w:r>
        <w:r w:rsidRPr="00B034EE">
          <w:rPr>
            <w:rFonts w:ascii="CIDFont+F1" w:hAnsi="CIDFont+F1" w:hint="eastAsia"/>
            <w:color w:val="000000"/>
            <w:sz w:val="24"/>
            <w:szCs w:val="24"/>
            <w:rPrChange w:id="757" w:author="sun lanlan" w:date="2023-11-08T10:47:00Z">
              <w:rPr>
                <w:rFonts w:ascii="微软雅黑" w:eastAsia="微软雅黑" w:hAnsi="微软雅黑" w:hint="eastAsia"/>
                <w:color w:val="121212"/>
                <w:kern w:val="0"/>
                <w:sz w:val="27"/>
                <w:szCs w:val="27"/>
              </w:rPr>
            </w:rPrChange>
          </w:rPr>
          <w:t>是</w:t>
        </w:r>
        <w:r w:rsidRPr="00B034EE">
          <w:rPr>
            <w:rFonts w:ascii="CIDFont+F1" w:hAnsi="CIDFont+F1"/>
            <w:color w:val="000000"/>
            <w:sz w:val="24"/>
            <w:szCs w:val="24"/>
            <w:rPrChange w:id="758" w:author="sun lanlan" w:date="2023-11-08T10:47:00Z">
              <w:rPr>
                <w:rFonts w:ascii="微软雅黑" w:eastAsia="微软雅黑" w:hAnsi="微软雅黑"/>
                <w:color w:val="121212"/>
                <w:kern w:val="0"/>
                <w:sz w:val="27"/>
                <w:szCs w:val="27"/>
              </w:rPr>
            </w:rPrChange>
          </w:rPr>
          <w:t>0.4</w:t>
        </w:r>
        <w:r w:rsidRPr="00B034EE">
          <w:rPr>
            <w:rFonts w:ascii="CIDFont+F1" w:hAnsi="CIDFont+F1" w:hint="eastAsia"/>
            <w:color w:val="000000"/>
            <w:sz w:val="24"/>
            <w:szCs w:val="24"/>
            <w:rPrChange w:id="759" w:author="sun lanlan" w:date="2023-11-08T10:47:00Z">
              <w:rPr>
                <w:rFonts w:ascii="微软雅黑" w:eastAsia="微软雅黑" w:hAnsi="微软雅黑" w:hint="eastAsia"/>
                <w:color w:val="121212"/>
                <w:kern w:val="0"/>
                <w:sz w:val="27"/>
                <w:szCs w:val="27"/>
              </w:rPr>
            </w:rPrChange>
          </w:rPr>
          <w:t>。</w:t>
        </w:r>
        <w:r w:rsidRPr="00B034EE">
          <w:rPr>
            <w:rFonts w:ascii="CIDFont+F1" w:hAnsi="CIDFont+F1"/>
            <w:color w:val="000000"/>
            <w:sz w:val="24"/>
            <w:szCs w:val="24"/>
            <w:rPrChange w:id="760" w:author="sun lanlan" w:date="2023-11-08T10:47:00Z">
              <w:rPr>
                <w:rFonts w:ascii="微软雅黑" w:eastAsia="微软雅黑" w:hAnsi="微软雅黑"/>
                <w:color w:val="121212"/>
                <w:kern w:val="0"/>
                <w:sz w:val="27"/>
                <w:szCs w:val="27"/>
              </w:rPr>
            </w:rPrChange>
          </w:rPr>
          <w:t>u=0.5*0.4=0.2</w:t>
        </w:r>
        <w:r w:rsidRPr="00B034EE">
          <w:rPr>
            <w:rFonts w:ascii="CIDFont+F1" w:hAnsi="CIDFont+F1" w:hint="eastAsia"/>
            <w:color w:val="000000"/>
            <w:sz w:val="24"/>
            <w:szCs w:val="24"/>
            <w:rPrChange w:id="761" w:author="sun lanlan" w:date="2023-11-08T10:47:00Z">
              <w:rPr>
                <w:rFonts w:ascii="微软雅黑" w:eastAsia="微软雅黑" w:hAnsi="微软雅黑" w:hint="eastAsia"/>
                <w:color w:val="121212"/>
                <w:kern w:val="0"/>
                <w:sz w:val="27"/>
                <w:szCs w:val="27"/>
              </w:rPr>
            </w:rPrChange>
          </w:rPr>
          <w:t>，会使水位再次上升</w:t>
        </w:r>
        <w:r w:rsidRPr="00B034EE">
          <w:rPr>
            <w:rFonts w:ascii="CIDFont+F1" w:hAnsi="CIDFont+F1"/>
            <w:color w:val="000000"/>
            <w:sz w:val="24"/>
            <w:szCs w:val="24"/>
            <w:rPrChange w:id="762" w:author="sun lanlan" w:date="2023-11-08T10:47:00Z">
              <w:rPr>
                <w:rFonts w:ascii="微软雅黑" w:eastAsia="微软雅黑" w:hAnsi="微软雅黑"/>
                <w:color w:val="121212"/>
                <w:kern w:val="0"/>
                <w:sz w:val="27"/>
                <w:szCs w:val="27"/>
              </w:rPr>
            </w:rPrChange>
          </w:rPr>
          <w:t>0.2</w:t>
        </w:r>
        <w:r w:rsidRPr="00B034EE">
          <w:rPr>
            <w:rFonts w:ascii="CIDFont+F1" w:hAnsi="CIDFont+F1" w:hint="eastAsia"/>
            <w:color w:val="000000"/>
            <w:sz w:val="24"/>
            <w:szCs w:val="24"/>
            <w:rPrChange w:id="763" w:author="sun lanlan" w:date="2023-11-08T10:47:00Z">
              <w:rPr>
                <w:rFonts w:ascii="微软雅黑" w:eastAsia="微软雅黑" w:hAnsi="微软雅黑" w:hint="eastAsia"/>
                <w:color w:val="121212"/>
                <w:kern w:val="0"/>
                <w:sz w:val="27"/>
                <w:szCs w:val="27"/>
              </w:rPr>
            </w:rPrChange>
          </w:rPr>
          <w:t>，达到</w:t>
        </w:r>
        <w:r w:rsidRPr="00B034EE">
          <w:rPr>
            <w:rFonts w:ascii="CIDFont+F1" w:hAnsi="CIDFont+F1"/>
            <w:color w:val="000000"/>
            <w:sz w:val="24"/>
            <w:szCs w:val="24"/>
            <w:rPrChange w:id="764" w:author="sun lanlan" w:date="2023-11-08T10:47:00Z">
              <w:rPr>
                <w:rFonts w:ascii="微软雅黑" w:eastAsia="微软雅黑" w:hAnsi="微软雅黑"/>
                <w:color w:val="121212"/>
                <w:kern w:val="0"/>
                <w:sz w:val="27"/>
                <w:szCs w:val="27"/>
              </w:rPr>
            </w:rPrChange>
          </w:rPr>
          <w:t>0.8.</w:t>
        </w:r>
      </w:ins>
    </w:p>
    <w:p w14:paraId="148DDB77" w14:textId="1A2E278B" w:rsidR="00B034EE" w:rsidRPr="00B034EE" w:rsidRDefault="00EE5A52">
      <w:pPr>
        <w:pStyle w:val="a3"/>
        <w:rPr>
          <w:ins w:id="765" w:author="sun lanlan" w:date="2023-11-08T10:36:00Z"/>
          <w:rFonts w:ascii="CIDFont+F1" w:hAnsi="CIDFont+F1"/>
          <w:color w:val="000000"/>
          <w:sz w:val="24"/>
          <w:szCs w:val="24"/>
          <w:rPrChange w:id="766" w:author="sun lanlan" w:date="2023-11-08T10:47:00Z">
            <w:rPr>
              <w:ins w:id="767" w:author="sun lanlan" w:date="2023-11-08T10:36:00Z"/>
              <w:rFonts w:ascii="Arial"/>
              <w:sz w:val="20"/>
            </w:rPr>
          </w:rPrChange>
        </w:rPr>
        <w:pPrChange w:id="768" w:author="sun lanlan" w:date="2023-11-08T10:47:00Z">
          <w:pPr>
            <w:widowControl/>
            <w:shd w:val="clear" w:color="auto" w:fill="FFFFFF"/>
            <w:spacing w:before="336" w:after="336"/>
            <w:jc w:val="left"/>
          </w:pPr>
        </w:pPrChange>
      </w:pPr>
      <w:ins w:id="769" w:author="sun lanlan" w:date="2023-11-08T10:35:00Z">
        <w:r w:rsidRPr="00B034EE">
          <w:rPr>
            <w:rFonts w:ascii="CIDFont+F1" w:hAnsi="CIDFont+F1"/>
            <w:color w:val="000000"/>
            <w:sz w:val="24"/>
            <w:szCs w:val="24"/>
            <w:rPrChange w:id="770" w:author="sun lanlan" w:date="2023-11-08T10:47:00Z">
              <w:rPr>
                <w:rFonts w:ascii="微软雅黑" w:eastAsia="微软雅黑" w:hAnsi="微软雅黑"/>
                <w:color w:val="121212"/>
                <w:kern w:val="0"/>
                <w:sz w:val="27"/>
                <w:szCs w:val="27"/>
              </w:rPr>
            </w:rPrChange>
          </w:rPr>
          <w:lastRenderedPageBreak/>
          <w:br/>
        </w:r>
        <w:r w:rsidRPr="00B034EE">
          <w:rPr>
            <w:rFonts w:ascii="CIDFont+F1" w:hAnsi="CIDFont+F1" w:hint="eastAsia"/>
            <w:color w:val="000000"/>
            <w:sz w:val="24"/>
            <w:szCs w:val="24"/>
            <w:rPrChange w:id="771" w:author="sun lanlan" w:date="2023-11-08T10:47:00Z">
              <w:rPr>
                <w:rFonts w:ascii="微软雅黑" w:eastAsia="微软雅黑" w:hAnsi="微软雅黑" w:hint="eastAsia"/>
                <w:color w:val="121212"/>
                <w:kern w:val="0"/>
                <w:sz w:val="27"/>
                <w:szCs w:val="27"/>
              </w:rPr>
            </w:rPrChange>
          </w:rPr>
          <w:t>如此这么循环下去，就是比例控制算法的运行方法。</w:t>
        </w:r>
        <w:r w:rsidRPr="00B034EE">
          <w:rPr>
            <w:rFonts w:ascii="CIDFont+F1" w:hAnsi="CIDFont+F1"/>
            <w:color w:val="000000"/>
            <w:sz w:val="24"/>
            <w:szCs w:val="24"/>
            <w:rPrChange w:id="772" w:author="sun lanlan" w:date="2023-11-08T10:47:00Z">
              <w:rPr>
                <w:rFonts w:ascii="微软雅黑" w:eastAsia="微软雅黑" w:hAnsi="微软雅黑"/>
                <w:color w:val="121212"/>
                <w:kern w:val="0"/>
                <w:sz w:val="27"/>
                <w:szCs w:val="27"/>
              </w:rPr>
            </w:rPrChange>
          </w:rPr>
          <w:br/>
        </w:r>
        <w:r w:rsidRPr="00B034EE">
          <w:rPr>
            <w:rFonts w:ascii="CIDFont+F1" w:hAnsi="CIDFont+F1" w:hint="eastAsia"/>
            <w:color w:val="000000"/>
            <w:sz w:val="24"/>
            <w:szCs w:val="24"/>
            <w:rPrChange w:id="773" w:author="sun lanlan" w:date="2023-11-08T10:47:00Z">
              <w:rPr>
                <w:rFonts w:ascii="微软雅黑" w:eastAsia="微软雅黑" w:hAnsi="微软雅黑" w:hint="eastAsia"/>
                <w:color w:val="121212"/>
                <w:kern w:val="0"/>
                <w:sz w:val="27"/>
                <w:szCs w:val="27"/>
              </w:rPr>
            </w:rPrChange>
          </w:rPr>
          <w:t>可以看到，最终水位会达到我们需要的</w:t>
        </w:r>
        <w:r w:rsidRPr="00B034EE">
          <w:rPr>
            <w:rFonts w:ascii="CIDFont+F1" w:hAnsi="CIDFont+F1"/>
            <w:color w:val="000000"/>
            <w:sz w:val="24"/>
            <w:szCs w:val="24"/>
            <w:rPrChange w:id="774" w:author="sun lanlan" w:date="2023-11-08T10:47:00Z">
              <w:rPr>
                <w:rFonts w:ascii="微软雅黑" w:eastAsia="微软雅黑" w:hAnsi="微软雅黑"/>
                <w:color w:val="121212"/>
                <w:kern w:val="0"/>
                <w:sz w:val="27"/>
                <w:szCs w:val="27"/>
              </w:rPr>
            </w:rPrChange>
          </w:rPr>
          <w:t>1</w:t>
        </w:r>
        <w:r w:rsidRPr="00B034EE">
          <w:rPr>
            <w:rFonts w:ascii="CIDFont+F1" w:hAnsi="CIDFont+F1" w:hint="eastAsia"/>
            <w:color w:val="000000"/>
            <w:sz w:val="24"/>
            <w:szCs w:val="24"/>
            <w:rPrChange w:id="775" w:author="sun lanlan" w:date="2023-11-08T10:47:00Z">
              <w:rPr>
                <w:rFonts w:ascii="微软雅黑" w:eastAsia="微软雅黑" w:hAnsi="微软雅黑" w:hint="eastAsia"/>
                <w:color w:val="121212"/>
                <w:kern w:val="0"/>
                <w:sz w:val="27"/>
                <w:szCs w:val="27"/>
              </w:rPr>
            </w:rPrChange>
          </w:rPr>
          <w:t>米。</w:t>
        </w:r>
      </w:ins>
    </w:p>
    <w:p w14:paraId="10A82782" w14:textId="77777777" w:rsidR="00B034EE" w:rsidRPr="00B034EE" w:rsidRDefault="00EE5A52">
      <w:pPr>
        <w:pStyle w:val="a3"/>
        <w:rPr>
          <w:ins w:id="776" w:author="sun lanlan" w:date="2023-11-08T10:42:00Z"/>
          <w:rFonts w:ascii="CIDFont+F1" w:hAnsi="CIDFont+F1"/>
          <w:color w:val="000000"/>
          <w:sz w:val="24"/>
          <w:szCs w:val="24"/>
          <w:rPrChange w:id="777" w:author="sun lanlan" w:date="2023-11-08T10:47:00Z">
            <w:rPr>
              <w:ins w:id="778" w:author="sun lanlan" w:date="2023-11-08T10:42:00Z"/>
              <w:rFonts w:ascii="Arial"/>
              <w:sz w:val="20"/>
            </w:rPr>
          </w:rPrChange>
        </w:rPr>
        <w:pPrChange w:id="779" w:author="sun lanlan" w:date="2023-11-08T10:47:00Z">
          <w:pPr>
            <w:widowControl/>
            <w:shd w:val="clear" w:color="auto" w:fill="FFFFFF"/>
            <w:spacing w:before="336" w:after="336"/>
            <w:jc w:val="left"/>
          </w:pPr>
        </w:pPrChange>
      </w:pPr>
      <w:ins w:id="780" w:author="sun lanlan" w:date="2023-11-08T10:35:00Z">
        <w:r w:rsidRPr="00B034EE">
          <w:rPr>
            <w:rFonts w:ascii="CIDFont+F1" w:hAnsi="CIDFont+F1"/>
            <w:color w:val="000000"/>
            <w:sz w:val="24"/>
            <w:szCs w:val="24"/>
            <w:rPrChange w:id="781" w:author="sun lanlan" w:date="2023-11-08T10:47:00Z">
              <w:rPr>
                <w:rFonts w:ascii="微软雅黑" w:eastAsia="微软雅黑" w:hAnsi="微软雅黑"/>
                <w:color w:val="121212"/>
                <w:kern w:val="0"/>
                <w:sz w:val="27"/>
                <w:szCs w:val="27"/>
              </w:rPr>
            </w:rPrChange>
          </w:rPr>
          <w:br/>
        </w:r>
        <w:r w:rsidRPr="00B034EE">
          <w:rPr>
            <w:rFonts w:ascii="CIDFont+F1" w:hAnsi="CIDFont+F1" w:hint="eastAsia"/>
            <w:color w:val="000000"/>
            <w:sz w:val="24"/>
            <w:szCs w:val="24"/>
            <w:rPrChange w:id="782" w:author="sun lanlan" w:date="2023-11-08T10:47:00Z">
              <w:rPr>
                <w:rFonts w:ascii="微软雅黑" w:eastAsia="微软雅黑" w:hAnsi="微软雅黑" w:hint="eastAsia"/>
                <w:color w:val="121212"/>
                <w:kern w:val="0"/>
                <w:sz w:val="27"/>
                <w:szCs w:val="27"/>
              </w:rPr>
            </w:rPrChange>
          </w:rPr>
          <w:t>但是，单单的比例控制存在着一些不足，其中一点就是</w:t>
        </w:r>
        <w:r w:rsidRPr="00B034EE">
          <w:rPr>
            <w:rFonts w:ascii="CIDFont+F1" w:hAnsi="CIDFont+F1"/>
            <w:color w:val="000000"/>
            <w:sz w:val="24"/>
            <w:szCs w:val="24"/>
            <w:rPrChange w:id="783" w:author="sun lanlan" w:date="2023-11-08T10:47:00Z">
              <w:rPr>
                <w:rFonts w:ascii="微软雅黑" w:eastAsia="微软雅黑" w:hAnsi="微软雅黑"/>
                <w:color w:val="121212"/>
                <w:kern w:val="0"/>
                <w:sz w:val="27"/>
                <w:szCs w:val="27"/>
              </w:rPr>
            </w:rPrChange>
          </w:rPr>
          <w:t xml:space="preserve"> </w:t>
        </w:r>
        <w:r w:rsidRPr="00B034EE">
          <w:rPr>
            <w:rFonts w:ascii="CIDFont+F1" w:hAnsi="CIDFont+F1" w:hint="eastAsia"/>
            <w:color w:val="000000"/>
            <w:sz w:val="24"/>
            <w:szCs w:val="24"/>
            <w:rPrChange w:id="784" w:author="sun lanlan" w:date="2023-11-08T10:47:00Z">
              <w:rPr>
                <w:rFonts w:ascii="微软雅黑" w:eastAsia="微软雅黑" w:hAnsi="微软雅黑" w:hint="eastAsia"/>
                <w:color w:val="121212"/>
                <w:kern w:val="0"/>
                <w:sz w:val="27"/>
                <w:szCs w:val="27"/>
              </w:rPr>
            </w:rPrChange>
          </w:rPr>
          <w:t>–稳态误差！</w:t>
        </w:r>
      </w:ins>
    </w:p>
    <w:p w14:paraId="1357A1EF" w14:textId="77777777" w:rsidR="007A3508" w:rsidRDefault="00B034EE" w:rsidP="00B034EE">
      <w:pPr>
        <w:pStyle w:val="a3"/>
        <w:rPr>
          <w:ins w:id="785" w:author="sun lanlan" w:date="2023-11-08T10:47:00Z"/>
          <w:rFonts w:ascii="CIDFont+F1" w:hAnsi="CIDFont+F1" w:hint="eastAsia"/>
          <w:color w:val="000000"/>
          <w:sz w:val="24"/>
          <w:szCs w:val="24"/>
        </w:rPr>
      </w:pPr>
      <w:ins w:id="786" w:author="sun lanlan" w:date="2023-11-08T10:42:00Z">
        <w:r w:rsidRPr="00B034EE">
          <w:rPr>
            <w:rFonts w:ascii="CIDFont+F1" w:hAnsi="CIDFont+F1"/>
            <w:color w:val="000000"/>
            <w:sz w:val="24"/>
            <w:szCs w:val="24"/>
            <w:rPrChange w:id="787" w:author="sun lanlan" w:date="2023-11-08T10:47:00Z">
              <w:rPr>
                <w:rFonts w:ascii="Arial"/>
                <w:sz w:val="20"/>
              </w:rPr>
            </w:rPrChange>
          </w:rPr>
          <w:t xml:space="preserve"> </w:t>
        </w:r>
      </w:ins>
      <w:ins w:id="788" w:author="sun lanlan" w:date="2023-11-08T10:35:00Z">
        <w:r w:rsidR="00EE5A52" w:rsidRPr="00B034EE">
          <w:rPr>
            <w:rFonts w:ascii="CIDFont+F1" w:hAnsi="CIDFont+F1"/>
            <w:color w:val="000000"/>
            <w:sz w:val="24"/>
            <w:szCs w:val="24"/>
            <w:rPrChange w:id="789" w:author="sun lanlan" w:date="2023-11-08T10:47:00Z">
              <w:rPr>
                <w:rFonts w:ascii="微软雅黑" w:eastAsia="微软雅黑" w:hAnsi="微软雅黑"/>
                <w:color w:val="121212"/>
                <w:kern w:val="0"/>
                <w:sz w:val="27"/>
                <w:szCs w:val="27"/>
              </w:rPr>
            </w:rPrChange>
          </w:rPr>
          <w:br/>
        </w:r>
        <w:r w:rsidR="00EE5A52" w:rsidRPr="00B034EE">
          <w:rPr>
            <w:rFonts w:ascii="CIDFont+F1" w:hAnsi="CIDFont+F1" w:hint="eastAsia"/>
            <w:color w:val="000000"/>
            <w:sz w:val="24"/>
            <w:szCs w:val="24"/>
            <w:rPrChange w:id="790" w:author="sun lanlan" w:date="2023-11-08T10:47:00Z">
              <w:rPr>
                <w:rFonts w:ascii="微软雅黑" w:eastAsia="微软雅黑" w:hAnsi="微软雅黑" w:hint="eastAsia"/>
                <w:color w:val="121212"/>
                <w:kern w:val="0"/>
                <w:sz w:val="27"/>
                <w:szCs w:val="27"/>
              </w:rPr>
            </w:rPrChange>
          </w:rPr>
          <w:t>像上述的例子，根据</w:t>
        </w:r>
        <w:proofErr w:type="spellStart"/>
        <w:r w:rsidR="00EE5A52" w:rsidRPr="00B034EE">
          <w:rPr>
            <w:rFonts w:ascii="CIDFont+F1" w:hAnsi="CIDFont+F1"/>
            <w:color w:val="000000"/>
            <w:sz w:val="24"/>
            <w:szCs w:val="24"/>
            <w:rPrChange w:id="791" w:author="sun lanlan" w:date="2023-11-08T10:47:00Z">
              <w:rPr>
                <w:rFonts w:ascii="微软雅黑" w:eastAsia="微软雅黑" w:hAnsi="微软雅黑"/>
                <w:color w:val="121212"/>
                <w:kern w:val="0"/>
                <w:sz w:val="27"/>
                <w:szCs w:val="27"/>
              </w:rPr>
            </w:rPrChange>
          </w:rPr>
          <w:t>kp</w:t>
        </w:r>
        <w:proofErr w:type="spellEnd"/>
        <w:r w:rsidR="00EE5A52" w:rsidRPr="00B034EE">
          <w:rPr>
            <w:rFonts w:ascii="CIDFont+F1" w:hAnsi="CIDFont+F1" w:hint="eastAsia"/>
            <w:color w:val="000000"/>
            <w:sz w:val="24"/>
            <w:szCs w:val="24"/>
            <w:rPrChange w:id="792" w:author="sun lanlan" w:date="2023-11-08T10:47:00Z">
              <w:rPr>
                <w:rFonts w:ascii="微软雅黑" w:eastAsia="微软雅黑" w:hAnsi="微软雅黑" w:hint="eastAsia"/>
                <w:color w:val="121212"/>
                <w:kern w:val="0"/>
                <w:sz w:val="27"/>
                <w:szCs w:val="27"/>
              </w:rPr>
            </w:rPrChange>
          </w:rPr>
          <w:t>取值不同，系统最后都会达到</w:t>
        </w:r>
        <w:r w:rsidR="00EE5A52" w:rsidRPr="00B034EE">
          <w:rPr>
            <w:rFonts w:ascii="CIDFont+F1" w:hAnsi="CIDFont+F1"/>
            <w:color w:val="000000"/>
            <w:sz w:val="24"/>
            <w:szCs w:val="24"/>
            <w:rPrChange w:id="793" w:author="sun lanlan" w:date="2023-11-08T10:47:00Z">
              <w:rPr>
                <w:rFonts w:ascii="微软雅黑" w:eastAsia="微软雅黑" w:hAnsi="微软雅黑"/>
                <w:color w:val="121212"/>
                <w:kern w:val="0"/>
                <w:sz w:val="27"/>
                <w:szCs w:val="27"/>
              </w:rPr>
            </w:rPrChange>
          </w:rPr>
          <w:t>1</w:t>
        </w:r>
        <w:r w:rsidR="00EE5A52" w:rsidRPr="00B034EE">
          <w:rPr>
            <w:rFonts w:ascii="CIDFont+F1" w:hAnsi="CIDFont+F1" w:hint="eastAsia"/>
            <w:color w:val="000000"/>
            <w:sz w:val="24"/>
            <w:szCs w:val="24"/>
            <w:rPrChange w:id="794" w:author="sun lanlan" w:date="2023-11-08T10:47:00Z">
              <w:rPr>
                <w:rFonts w:ascii="微软雅黑" w:eastAsia="微软雅黑" w:hAnsi="微软雅黑" w:hint="eastAsia"/>
                <w:color w:val="121212"/>
                <w:kern w:val="0"/>
                <w:sz w:val="27"/>
                <w:szCs w:val="27"/>
              </w:rPr>
            </w:rPrChange>
          </w:rPr>
          <w:t>米，只不过</w:t>
        </w:r>
        <w:proofErr w:type="spellStart"/>
        <w:r w:rsidR="00EE5A52" w:rsidRPr="00B034EE">
          <w:rPr>
            <w:rFonts w:ascii="CIDFont+F1" w:hAnsi="CIDFont+F1"/>
            <w:color w:val="000000"/>
            <w:sz w:val="24"/>
            <w:szCs w:val="24"/>
            <w:rPrChange w:id="795" w:author="sun lanlan" w:date="2023-11-08T10:47:00Z">
              <w:rPr>
                <w:rFonts w:ascii="微软雅黑" w:eastAsia="微软雅黑" w:hAnsi="微软雅黑"/>
                <w:color w:val="121212"/>
                <w:kern w:val="0"/>
                <w:sz w:val="27"/>
                <w:szCs w:val="27"/>
              </w:rPr>
            </w:rPrChange>
          </w:rPr>
          <w:t>kp</w:t>
        </w:r>
        <w:proofErr w:type="spellEnd"/>
        <w:r w:rsidR="00EE5A52" w:rsidRPr="00B034EE">
          <w:rPr>
            <w:rFonts w:ascii="CIDFont+F1" w:hAnsi="CIDFont+F1" w:hint="eastAsia"/>
            <w:color w:val="000000"/>
            <w:sz w:val="24"/>
            <w:szCs w:val="24"/>
            <w:rPrChange w:id="796" w:author="sun lanlan" w:date="2023-11-08T10:47:00Z">
              <w:rPr>
                <w:rFonts w:ascii="微软雅黑" w:eastAsia="微软雅黑" w:hAnsi="微软雅黑" w:hint="eastAsia"/>
                <w:color w:val="121212"/>
                <w:kern w:val="0"/>
                <w:sz w:val="27"/>
                <w:szCs w:val="27"/>
              </w:rPr>
            </w:rPrChange>
          </w:rPr>
          <w:t>大了到达的快，</w:t>
        </w:r>
        <w:proofErr w:type="spellStart"/>
        <w:r w:rsidR="00EE5A52" w:rsidRPr="00B034EE">
          <w:rPr>
            <w:rFonts w:ascii="CIDFont+F1" w:hAnsi="CIDFont+F1"/>
            <w:color w:val="000000"/>
            <w:sz w:val="24"/>
            <w:szCs w:val="24"/>
            <w:rPrChange w:id="797" w:author="sun lanlan" w:date="2023-11-08T10:47:00Z">
              <w:rPr>
                <w:rFonts w:ascii="微软雅黑" w:eastAsia="微软雅黑" w:hAnsi="微软雅黑"/>
                <w:color w:val="121212"/>
                <w:kern w:val="0"/>
                <w:sz w:val="27"/>
                <w:szCs w:val="27"/>
              </w:rPr>
            </w:rPrChange>
          </w:rPr>
          <w:t>kp</w:t>
        </w:r>
        <w:proofErr w:type="spellEnd"/>
        <w:r w:rsidR="00EE5A52" w:rsidRPr="00B034EE">
          <w:rPr>
            <w:rFonts w:ascii="CIDFont+F1" w:hAnsi="CIDFont+F1" w:hint="eastAsia"/>
            <w:color w:val="000000"/>
            <w:sz w:val="24"/>
            <w:szCs w:val="24"/>
            <w:rPrChange w:id="798" w:author="sun lanlan" w:date="2023-11-08T10:47:00Z">
              <w:rPr>
                <w:rFonts w:ascii="微软雅黑" w:eastAsia="微软雅黑" w:hAnsi="微软雅黑" w:hint="eastAsia"/>
                <w:color w:val="121212"/>
                <w:kern w:val="0"/>
                <w:sz w:val="27"/>
                <w:szCs w:val="27"/>
              </w:rPr>
            </w:rPrChange>
          </w:rPr>
          <w:t>小了到达的慢一些。不会有稳态误差</w:t>
        </w:r>
      </w:ins>
    </w:p>
    <w:p w14:paraId="58E53516" w14:textId="0A73B0F0" w:rsidR="007A3508" w:rsidRDefault="00EE5A52" w:rsidP="00B034EE">
      <w:pPr>
        <w:pStyle w:val="a3"/>
        <w:rPr>
          <w:ins w:id="799" w:author="sun lanlan" w:date="2023-11-08T10:47:00Z"/>
          <w:rFonts w:ascii="CIDFont+F1" w:hAnsi="CIDFont+F1" w:hint="eastAsia"/>
          <w:color w:val="000000"/>
          <w:sz w:val="24"/>
          <w:szCs w:val="24"/>
        </w:rPr>
      </w:pPr>
      <w:ins w:id="800" w:author="sun lanlan" w:date="2023-11-08T10:35:00Z">
        <w:r w:rsidRPr="00B034EE">
          <w:rPr>
            <w:rFonts w:ascii="CIDFont+F1" w:hAnsi="CIDFont+F1" w:hint="eastAsia"/>
            <w:color w:val="000000"/>
            <w:sz w:val="24"/>
            <w:szCs w:val="24"/>
            <w:rPrChange w:id="801" w:author="sun lanlan" w:date="2023-11-08T10:47:00Z">
              <w:rPr>
                <w:rFonts w:ascii="微软雅黑" w:eastAsia="微软雅黑" w:hAnsi="微软雅黑" w:hint="eastAsia"/>
                <w:color w:val="121212"/>
                <w:kern w:val="0"/>
                <w:sz w:val="27"/>
                <w:szCs w:val="27"/>
              </w:rPr>
            </w:rPrChange>
          </w:rPr>
          <w:t>。</w:t>
        </w:r>
      </w:ins>
    </w:p>
    <w:p w14:paraId="033471FF" w14:textId="30AF8745" w:rsidR="00B034EE" w:rsidRPr="00B034EE" w:rsidRDefault="00EE5A52">
      <w:pPr>
        <w:pStyle w:val="a3"/>
        <w:rPr>
          <w:ins w:id="802" w:author="sun lanlan" w:date="2023-11-08T10:42:00Z"/>
          <w:rFonts w:ascii="CIDFont+F1" w:hAnsi="CIDFont+F1"/>
          <w:color w:val="000000"/>
          <w:sz w:val="24"/>
          <w:szCs w:val="24"/>
          <w:rPrChange w:id="803" w:author="sun lanlan" w:date="2023-11-08T10:47:00Z">
            <w:rPr>
              <w:ins w:id="804" w:author="sun lanlan" w:date="2023-11-08T10:42:00Z"/>
              <w:rFonts w:ascii="Arial"/>
              <w:sz w:val="20"/>
            </w:rPr>
          </w:rPrChange>
        </w:rPr>
        <w:pPrChange w:id="805" w:author="sun lanlan" w:date="2023-11-08T10:47:00Z">
          <w:pPr>
            <w:widowControl/>
            <w:shd w:val="clear" w:color="auto" w:fill="FFFFFF"/>
            <w:spacing w:before="336" w:after="336"/>
            <w:jc w:val="left"/>
          </w:pPr>
        </w:pPrChange>
      </w:pPr>
      <w:ins w:id="806" w:author="sun lanlan" w:date="2023-11-08T10:35:00Z">
        <w:r w:rsidRPr="00B034EE">
          <w:rPr>
            <w:rFonts w:ascii="CIDFont+F1" w:hAnsi="CIDFont+F1" w:hint="eastAsia"/>
            <w:color w:val="000000"/>
            <w:sz w:val="24"/>
            <w:szCs w:val="24"/>
            <w:rPrChange w:id="807" w:author="sun lanlan" w:date="2023-11-08T10:47:00Z">
              <w:rPr>
                <w:rFonts w:ascii="微软雅黑" w:eastAsia="微软雅黑" w:hAnsi="微软雅黑" w:hint="eastAsia"/>
                <w:color w:val="121212"/>
                <w:kern w:val="0"/>
                <w:sz w:val="27"/>
                <w:szCs w:val="27"/>
              </w:rPr>
            </w:rPrChange>
          </w:rPr>
          <w:t>但是，考虑另外一种情况，假设这个水缸在加水的过程中，存在漏水的情况，假设每次加水的过程，都会漏掉</w:t>
        </w:r>
        <w:r w:rsidRPr="00B034EE">
          <w:rPr>
            <w:rFonts w:ascii="CIDFont+F1" w:hAnsi="CIDFont+F1"/>
            <w:color w:val="000000"/>
            <w:sz w:val="24"/>
            <w:szCs w:val="24"/>
            <w:rPrChange w:id="808" w:author="sun lanlan" w:date="2023-11-08T10:47:00Z">
              <w:rPr>
                <w:rFonts w:ascii="微软雅黑" w:eastAsia="微软雅黑" w:hAnsi="微软雅黑"/>
                <w:color w:val="121212"/>
                <w:kern w:val="0"/>
                <w:sz w:val="27"/>
                <w:szCs w:val="27"/>
              </w:rPr>
            </w:rPrChange>
          </w:rPr>
          <w:t>0.1</w:t>
        </w:r>
        <w:r w:rsidRPr="00B034EE">
          <w:rPr>
            <w:rFonts w:ascii="CIDFont+F1" w:hAnsi="CIDFont+F1" w:hint="eastAsia"/>
            <w:color w:val="000000"/>
            <w:sz w:val="24"/>
            <w:szCs w:val="24"/>
            <w:rPrChange w:id="809" w:author="sun lanlan" w:date="2023-11-08T10:47:00Z">
              <w:rPr>
                <w:rFonts w:ascii="微软雅黑" w:eastAsia="微软雅黑" w:hAnsi="微软雅黑" w:hint="eastAsia"/>
                <w:color w:val="121212"/>
                <w:kern w:val="0"/>
                <w:sz w:val="27"/>
                <w:szCs w:val="27"/>
              </w:rPr>
            </w:rPrChange>
          </w:rPr>
          <w:t>米高度的水。仍然假设</w:t>
        </w:r>
        <w:proofErr w:type="spellStart"/>
        <w:r w:rsidRPr="00B034EE">
          <w:rPr>
            <w:rFonts w:ascii="CIDFont+F1" w:hAnsi="CIDFont+F1"/>
            <w:color w:val="000000"/>
            <w:sz w:val="24"/>
            <w:szCs w:val="24"/>
            <w:rPrChange w:id="810" w:author="sun lanlan" w:date="2023-11-08T10:47:00Z">
              <w:rPr>
                <w:rFonts w:ascii="微软雅黑" w:eastAsia="微软雅黑" w:hAnsi="微软雅黑"/>
                <w:color w:val="121212"/>
                <w:kern w:val="0"/>
                <w:sz w:val="27"/>
                <w:szCs w:val="27"/>
              </w:rPr>
            </w:rPrChange>
          </w:rPr>
          <w:t>kp</w:t>
        </w:r>
        <w:proofErr w:type="spellEnd"/>
        <w:r w:rsidRPr="00B034EE">
          <w:rPr>
            <w:rFonts w:ascii="CIDFont+F1" w:hAnsi="CIDFont+F1" w:hint="eastAsia"/>
            <w:color w:val="000000"/>
            <w:sz w:val="24"/>
            <w:szCs w:val="24"/>
            <w:rPrChange w:id="811" w:author="sun lanlan" w:date="2023-11-08T10:47:00Z">
              <w:rPr>
                <w:rFonts w:ascii="微软雅黑" w:eastAsia="微软雅黑" w:hAnsi="微软雅黑" w:hint="eastAsia"/>
                <w:color w:val="121212"/>
                <w:kern w:val="0"/>
                <w:sz w:val="27"/>
                <w:szCs w:val="27"/>
              </w:rPr>
            </w:rPrChange>
          </w:rPr>
          <w:t>取</w:t>
        </w:r>
        <w:r w:rsidRPr="00B034EE">
          <w:rPr>
            <w:rFonts w:ascii="CIDFont+F1" w:hAnsi="CIDFont+F1"/>
            <w:color w:val="000000"/>
            <w:sz w:val="24"/>
            <w:szCs w:val="24"/>
            <w:rPrChange w:id="812" w:author="sun lanlan" w:date="2023-11-08T10:47:00Z">
              <w:rPr>
                <w:rFonts w:ascii="微软雅黑" w:eastAsia="微软雅黑" w:hAnsi="微软雅黑"/>
                <w:color w:val="121212"/>
                <w:kern w:val="0"/>
                <w:sz w:val="27"/>
                <w:szCs w:val="27"/>
              </w:rPr>
            </w:rPrChange>
          </w:rPr>
          <w:t>0.5</w:t>
        </w:r>
        <w:r w:rsidRPr="00B034EE">
          <w:rPr>
            <w:rFonts w:ascii="CIDFont+F1" w:hAnsi="CIDFont+F1" w:hint="eastAsia"/>
            <w:color w:val="000000"/>
            <w:sz w:val="24"/>
            <w:szCs w:val="24"/>
            <w:rPrChange w:id="813" w:author="sun lanlan" w:date="2023-11-08T10:47:00Z">
              <w:rPr>
                <w:rFonts w:ascii="微软雅黑" w:eastAsia="微软雅黑" w:hAnsi="微软雅黑" w:hint="eastAsia"/>
                <w:color w:val="121212"/>
                <w:kern w:val="0"/>
                <w:sz w:val="27"/>
                <w:szCs w:val="27"/>
              </w:rPr>
            </w:rPrChange>
          </w:rPr>
          <w:t>，那么会存在着某种情况，假设经过几次加水，水缸中的水位到</w:t>
        </w:r>
        <w:r w:rsidRPr="00B034EE">
          <w:rPr>
            <w:rFonts w:ascii="CIDFont+F1" w:hAnsi="CIDFont+F1"/>
            <w:color w:val="000000"/>
            <w:sz w:val="24"/>
            <w:szCs w:val="24"/>
            <w:rPrChange w:id="814" w:author="sun lanlan" w:date="2023-11-08T10:47:00Z">
              <w:rPr>
                <w:rFonts w:ascii="微软雅黑" w:eastAsia="微软雅黑" w:hAnsi="微软雅黑"/>
                <w:color w:val="121212"/>
                <w:kern w:val="0"/>
                <w:sz w:val="27"/>
                <w:szCs w:val="27"/>
              </w:rPr>
            </w:rPrChange>
          </w:rPr>
          <w:t>0.8</w:t>
        </w:r>
        <w:r w:rsidRPr="00B034EE">
          <w:rPr>
            <w:rFonts w:ascii="CIDFont+F1" w:hAnsi="CIDFont+F1" w:hint="eastAsia"/>
            <w:color w:val="000000"/>
            <w:sz w:val="24"/>
            <w:szCs w:val="24"/>
            <w:rPrChange w:id="815" w:author="sun lanlan" w:date="2023-11-08T10:47:00Z">
              <w:rPr>
                <w:rFonts w:ascii="微软雅黑" w:eastAsia="微软雅黑" w:hAnsi="微软雅黑" w:hint="eastAsia"/>
                <w:color w:val="121212"/>
                <w:kern w:val="0"/>
                <w:sz w:val="27"/>
                <w:szCs w:val="27"/>
              </w:rPr>
            </w:rPrChange>
          </w:rPr>
          <w:t>时，水位将不会再变换！</w:t>
        </w:r>
      </w:ins>
    </w:p>
    <w:p w14:paraId="6E18DBB6" w14:textId="77777777" w:rsidR="007A3508" w:rsidRDefault="00EE5A52" w:rsidP="00B034EE">
      <w:pPr>
        <w:pStyle w:val="a3"/>
        <w:rPr>
          <w:ins w:id="816" w:author="sun lanlan" w:date="2023-11-08T10:47:00Z"/>
          <w:rFonts w:ascii="CIDFont+F1" w:hAnsi="CIDFont+F1" w:hint="eastAsia"/>
          <w:color w:val="000000"/>
          <w:sz w:val="24"/>
          <w:szCs w:val="24"/>
        </w:rPr>
      </w:pPr>
      <w:ins w:id="817" w:author="sun lanlan" w:date="2023-11-08T10:35:00Z">
        <w:r w:rsidRPr="00B034EE">
          <w:rPr>
            <w:rFonts w:ascii="CIDFont+F1" w:hAnsi="CIDFont+F1" w:hint="eastAsia"/>
            <w:color w:val="000000"/>
            <w:sz w:val="24"/>
            <w:szCs w:val="24"/>
            <w:rPrChange w:id="818" w:author="sun lanlan" w:date="2023-11-08T10:47:00Z">
              <w:rPr>
                <w:rFonts w:ascii="微软雅黑" w:eastAsia="微软雅黑" w:hAnsi="微软雅黑" w:hint="eastAsia"/>
                <w:color w:val="121212"/>
                <w:kern w:val="0"/>
                <w:sz w:val="27"/>
                <w:szCs w:val="27"/>
              </w:rPr>
            </w:rPrChange>
          </w:rPr>
          <w:t>因为，水位为</w:t>
        </w:r>
        <w:r w:rsidRPr="00B034EE">
          <w:rPr>
            <w:rFonts w:ascii="CIDFont+F1" w:hAnsi="CIDFont+F1"/>
            <w:color w:val="000000"/>
            <w:sz w:val="24"/>
            <w:szCs w:val="24"/>
            <w:rPrChange w:id="819" w:author="sun lanlan" w:date="2023-11-08T10:47:00Z">
              <w:rPr>
                <w:rFonts w:ascii="微软雅黑" w:eastAsia="微软雅黑" w:hAnsi="微软雅黑"/>
                <w:color w:val="121212"/>
                <w:kern w:val="0"/>
                <w:sz w:val="27"/>
                <w:szCs w:val="27"/>
              </w:rPr>
            </w:rPrChange>
          </w:rPr>
          <w:t>0.8</w:t>
        </w:r>
        <w:r w:rsidRPr="00B034EE">
          <w:rPr>
            <w:rFonts w:ascii="CIDFont+F1" w:hAnsi="CIDFont+F1" w:hint="eastAsia"/>
            <w:color w:val="000000"/>
            <w:sz w:val="24"/>
            <w:szCs w:val="24"/>
            <w:rPrChange w:id="820" w:author="sun lanlan" w:date="2023-11-08T10:47:00Z">
              <w:rPr>
                <w:rFonts w:ascii="微软雅黑" w:eastAsia="微软雅黑" w:hAnsi="微软雅黑" w:hint="eastAsia"/>
                <w:color w:val="121212"/>
                <w:kern w:val="0"/>
                <w:sz w:val="27"/>
                <w:szCs w:val="27"/>
              </w:rPr>
            </w:rPrChange>
          </w:rPr>
          <w:t>，则误差</w:t>
        </w:r>
        <w:r w:rsidRPr="00B034EE">
          <w:rPr>
            <w:rFonts w:ascii="CIDFont+F1" w:hAnsi="CIDFont+F1"/>
            <w:color w:val="000000"/>
            <w:sz w:val="24"/>
            <w:szCs w:val="24"/>
            <w:rPrChange w:id="821" w:author="sun lanlan" w:date="2023-11-08T10:47:00Z">
              <w:rPr>
                <w:rFonts w:ascii="微软雅黑" w:eastAsia="微软雅黑" w:hAnsi="微软雅黑"/>
                <w:color w:val="121212"/>
                <w:kern w:val="0"/>
                <w:sz w:val="27"/>
                <w:szCs w:val="27"/>
              </w:rPr>
            </w:rPrChange>
          </w:rPr>
          <w:t xml:space="preserve">error=0.2. </w:t>
        </w:r>
        <w:r w:rsidRPr="00B034EE">
          <w:rPr>
            <w:rFonts w:ascii="CIDFont+F1" w:hAnsi="CIDFont+F1" w:hint="eastAsia"/>
            <w:color w:val="000000"/>
            <w:sz w:val="24"/>
            <w:szCs w:val="24"/>
            <w:rPrChange w:id="822" w:author="sun lanlan" w:date="2023-11-08T10:47:00Z">
              <w:rPr>
                <w:rFonts w:ascii="微软雅黑" w:eastAsia="微软雅黑" w:hAnsi="微软雅黑" w:hint="eastAsia"/>
                <w:color w:val="121212"/>
                <w:kern w:val="0"/>
                <w:sz w:val="27"/>
                <w:szCs w:val="27"/>
              </w:rPr>
            </w:rPrChange>
          </w:rPr>
          <w:t>所以每次往水缸中加水的量为</w:t>
        </w:r>
        <w:r w:rsidRPr="00B034EE">
          <w:rPr>
            <w:rFonts w:ascii="CIDFont+F1" w:hAnsi="CIDFont+F1"/>
            <w:color w:val="000000"/>
            <w:sz w:val="24"/>
            <w:szCs w:val="24"/>
            <w:rPrChange w:id="823" w:author="sun lanlan" w:date="2023-11-08T10:47:00Z">
              <w:rPr>
                <w:rFonts w:ascii="微软雅黑" w:eastAsia="微软雅黑" w:hAnsi="微软雅黑"/>
                <w:color w:val="121212"/>
                <w:kern w:val="0"/>
                <w:sz w:val="27"/>
                <w:szCs w:val="27"/>
              </w:rPr>
            </w:rPrChange>
          </w:rPr>
          <w:t>u=0.5*0.2=0.1.</w:t>
        </w:r>
        <w:r w:rsidRPr="00B034EE">
          <w:rPr>
            <w:rFonts w:ascii="CIDFont+F1" w:hAnsi="CIDFont+F1" w:hint="eastAsia"/>
            <w:color w:val="000000"/>
            <w:sz w:val="24"/>
            <w:szCs w:val="24"/>
            <w:rPrChange w:id="824" w:author="sun lanlan" w:date="2023-11-08T10:47:00Z">
              <w:rPr>
                <w:rFonts w:ascii="微软雅黑" w:eastAsia="微软雅黑" w:hAnsi="微软雅黑" w:hint="eastAsia"/>
                <w:color w:val="121212"/>
                <w:kern w:val="0"/>
                <w:sz w:val="27"/>
                <w:szCs w:val="27"/>
              </w:rPr>
            </w:rPrChange>
          </w:rPr>
          <w:t>同时，每次加水，缸里又会流出去</w:t>
        </w:r>
        <w:r w:rsidRPr="00B034EE">
          <w:rPr>
            <w:rFonts w:ascii="CIDFont+F1" w:hAnsi="CIDFont+F1"/>
            <w:color w:val="000000"/>
            <w:sz w:val="24"/>
            <w:szCs w:val="24"/>
            <w:rPrChange w:id="825" w:author="sun lanlan" w:date="2023-11-08T10:47:00Z">
              <w:rPr>
                <w:rFonts w:ascii="微软雅黑" w:eastAsia="微软雅黑" w:hAnsi="微软雅黑"/>
                <w:color w:val="121212"/>
                <w:kern w:val="0"/>
                <w:sz w:val="27"/>
                <w:szCs w:val="27"/>
              </w:rPr>
            </w:rPrChange>
          </w:rPr>
          <w:t>0.1</w:t>
        </w:r>
        <w:r w:rsidRPr="00B034EE">
          <w:rPr>
            <w:rFonts w:ascii="CIDFont+F1" w:hAnsi="CIDFont+F1" w:hint="eastAsia"/>
            <w:color w:val="000000"/>
            <w:sz w:val="24"/>
            <w:szCs w:val="24"/>
            <w:rPrChange w:id="826" w:author="sun lanlan" w:date="2023-11-08T10:47:00Z">
              <w:rPr>
                <w:rFonts w:ascii="微软雅黑" w:eastAsia="微软雅黑" w:hAnsi="微软雅黑" w:hint="eastAsia"/>
                <w:color w:val="121212"/>
                <w:kern w:val="0"/>
                <w:sz w:val="27"/>
                <w:szCs w:val="27"/>
              </w:rPr>
            </w:rPrChange>
          </w:rPr>
          <w:t>米的水！！！加入的水和流出的水相抵消，水位将不再变化！</w:t>
        </w:r>
      </w:ins>
    </w:p>
    <w:p w14:paraId="1DA7E582" w14:textId="0C8E2355" w:rsidR="00B034EE" w:rsidRPr="00B034EE" w:rsidRDefault="00EE5A52">
      <w:pPr>
        <w:pStyle w:val="a3"/>
        <w:rPr>
          <w:ins w:id="827" w:author="sun lanlan" w:date="2023-11-08T10:43:00Z"/>
          <w:rFonts w:ascii="CIDFont+F1" w:hAnsi="CIDFont+F1"/>
          <w:color w:val="000000"/>
          <w:sz w:val="24"/>
          <w:szCs w:val="24"/>
          <w:rPrChange w:id="828" w:author="sun lanlan" w:date="2023-11-08T10:47:00Z">
            <w:rPr>
              <w:ins w:id="829" w:author="sun lanlan" w:date="2023-11-08T10:43:00Z"/>
              <w:rFonts w:ascii="Arial"/>
              <w:sz w:val="20"/>
            </w:rPr>
          </w:rPrChange>
        </w:rPr>
        <w:pPrChange w:id="830" w:author="sun lanlan" w:date="2023-11-08T10:47:00Z">
          <w:pPr>
            <w:widowControl/>
            <w:shd w:val="clear" w:color="auto" w:fill="FFFFFF"/>
            <w:spacing w:before="336" w:after="336"/>
            <w:jc w:val="left"/>
          </w:pPr>
        </w:pPrChange>
      </w:pPr>
      <w:ins w:id="831" w:author="sun lanlan" w:date="2023-11-08T10:35:00Z">
        <w:r w:rsidRPr="00B034EE">
          <w:rPr>
            <w:rFonts w:ascii="CIDFont+F1" w:hAnsi="CIDFont+F1"/>
            <w:color w:val="000000"/>
            <w:sz w:val="24"/>
            <w:szCs w:val="24"/>
            <w:rPrChange w:id="832" w:author="sun lanlan" w:date="2023-11-08T10:47:00Z">
              <w:rPr>
                <w:rFonts w:ascii="微软雅黑" w:eastAsia="微软雅黑" w:hAnsi="微软雅黑"/>
                <w:color w:val="121212"/>
                <w:kern w:val="0"/>
                <w:sz w:val="27"/>
                <w:szCs w:val="27"/>
              </w:rPr>
            </w:rPrChange>
          </w:rPr>
          <w:br/>
        </w:r>
        <w:r w:rsidRPr="00B034EE">
          <w:rPr>
            <w:rFonts w:ascii="CIDFont+F1" w:hAnsi="CIDFont+F1" w:hint="eastAsia"/>
            <w:color w:val="000000"/>
            <w:sz w:val="24"/>
            <w:szCs w:val="24"/>
            <w:rPrChange w:id="833" w:author="sun lanlan" w:date="2023-11-08T10:47:00Z">
              <w:rPr>
                <w:rFonts w:ascii="微软雅黑" w:eastAsia="微软雅黑" w:hAnsi="微软雅黑" w:hint="eastAsia"/>
                <w:color w:val="121212"/>
                <w:kern w:val="0"/>
                <w:sz w:val="27"/>
                <w:szCs w:val="27"/>
              </w:rPr>
            </w:rPrChange>
          </w:rPr>
          <w:t>也就是说，我的目标是</w:t>
        </w:r>
        <w:r w:rsidRPr="00B034EE">
          <w:rPr>
            <w:rFonts w:ascii="CIDFont+F1" w:hAnsi="CIDFont+F1"/>
            <w:color w:val="000000"/>
            <w:sz w:val="24"/>
            <w:szCs w:val="24"/>
            <w:rPrChange w:id="834" w:author="sun lanlan" w:date="2023-11-08T10:47:00Z">
              <w:rPr>
                <w:rFonts w:ascii="微软雅黑" w:eastAsia="微软雅黑" w:hAnsi="微软雅黑"/>
                <w:color w:val="121212"/>
                <w:kern w:val="0"/>
                <w:sz w:val="27"/>
                <w:szCs w:val="27"/>
              </w:rPr>
            </w:rPrChange>
          </w:rPr>
          <w:t>1</w:t>
        </w:r>
        <w:r w:rsidRPr="00B034EE">
          <w:rPr>
            <w:rFonts w:ascii="CIDFont+F1" w:hAnsi="CIDFont+F1" w:hint="eastAsia"/>
            <w:color w:val="000000"/>
            <w:sz w:val="24"/>
            <w:szCs w:val="24"/>
            <w:rPrChange w:id="835" w:author="sun lanlan" w:date="2023-11-08T10:47:00Z">
              <w:rPr>
                <w:rFonts w:ascii="微软雅黑" w:eastAsia="微软雅黑" w:hAnsi="微软雅黑" w:hint="eastAsia"/>
                <w:color w:val="121212"/>
                <w:kern w:val="0"/>
                <w:sz w:val="27"/>
                <w:szCs w:val="27"/>
              </w:rPr>
            </w:rPrChange>
          </w:rPr>
          <w:t>米，但是最后系统达到</w:t>
        </w:r>
        <w:r w:rsidRPr="00B034EE">
          <w:rPr>
            <w:rFonts w:ascii="CIDFont+F1" w:hAnsi="CIDFont+F1"/>
            <w:color w:val="000000"/>
            <w:sz w:val="24"/>
            <w:szCs w:val="24"/>
            <w:rPrChange w:id="836" w:author="sun lanlan" w:date="2023-11-08T10:47:00Z">
              <w:rPr>
                <w:rFonts w:ascii="微软雅黑" w:eastAsia="微软雅黑" w:hAnsi="微软雅黑"/>
                <w:color w:val="121212"/>
                <w:kern w:val="0"/>
                <w:sz w:val="27"/>
                <w:szCs w:val="27"/>
              </w:rPr>
            </w:rPrChange>
          </w:rPr>
          <w:t>0.8</w:t>
        </w:r>
        <w:r w:rsidRPr="00B034EE">
          <w:rPr>
            <w:rFonts w:ascii="CIDFont+F1" w:hAnsi="CIDFont+F1" w:hint="eastAsia"/>
            <w:color w:val="000000"/>
            <w:sz w:val="24"/>
            <w:szCs w:val="24"/>
            <w:rPrChange w:id="837" w:author="sun lanlan" w:date="2023-11-08T10:47:00Z">
              <w:rPr>
                <w:rFonts w:ascii="微软雅黑" w:eastAsia="微软雅黑" w:hAnsi="微软雅黑" w:hint="eastAsia"/>
                <w:color w:val="121212"/>
                <w:kern w:val="0"/>
                <w:sz w:val="27"/>
                <w:szCs w:val="27"/>
              </w:rPr>
            </w:rPrChange>
          </w:rPr>
          <w:t>米的水位就不再变化了，且系统已经达到稳定。由此产生的误差就是稳态误差了。</w:t>
        </w:r>
      </w:ins>
    </w:p>
    <w:p w14:paraId="15971CEA" w14:textId="2DFD733C" w:rsidR="00EE5A52" w:rsidRPr="00B034EE" w:rsidRDefault="00EE5A52">
      <w:pPr>
        <w:pStyle w:val="a3"/>
        <w:rPr>
          <w:ins w:id="838" w:author="sun lanlan" w:date="2023-11-08T10:35:00Z"/>
          <w:rFonts w:ascii="CIDFont+F1" w:hAnsi="CIDFont+F1"/>
          <w:color w:val="000000"/>
          <w:sz w:val="24"/>
          <w:szCs w:val="24"/>
          <w:rPrChange w:id="839" w:author="sun lanlan" w:date="2023-11-08T10:47:00Z">
            <w:rPr>
              <w:ins w:id="840" w:author="sun lanlan" w:date="2023-11-08T10:35:00Z"/>
              <w:rFonts w:ascii="微软雅黑" w:eastAsia="微软雅黑" w:hAnsi="微软雅黑" w:cs="宋体"/>
              <w:color w:val="121212"/>
              <w:kern w:val="0"/>
              <w:sz w:val="27"/>
              <w:szCs w:val="27"/>
            </w:rPr>
          </w:rPrChange>
        </w:rPr>
        <w:pPrChange w:id="841" w:author="sun lanlan" w:date="2023-11-08T10:47:00Z">
          <w:pPr>
            <w:widowControl/>
            <w:shd w:val="clear" w:color="auto" w:fill="FFFFFF"/>
            <w:spacing w:before="336" w:after="336"/>
            <w:jc w:val="left"/>
          </w:pPr>
        </w:pPrChange>
      </w:pPr>
      <w:ins w:id="842" w:author="sun lanlan" w:date="2023-11-08T10:35:00Z">
        <w:r w:rsidRPr="00B034EE">
          <w:rPr>
            <w:rFonts w:ascii="CIDFont+F1" w:hAnsi="CIDFont+F1" w:hint="eastAsia"/>
            <w:color w:val="000000"/>
            <w:sz w:val="24"/>
            <w:szCs w:val="24"/>
            <w:rPrChange w:id="843" w:author="sun lanlan" w:date="2023-11-08T10:47:00Z">
              <w:rPr>
                <w:rFonts w:ascii="微软雅黑" w:eastAsia="微软雅黑" w:hAnsi="微软雅黑" w:hint="eastAsia"/>
                <w:color w:val="121212"/>
                <w:kern w:val="0"/>
                <w:sz w:val="27"/>
                <w:szCs w:val="27"/>
              </w:rPr>
            </w:rPrChange>
          </w:rPr>
          <w:t>（在</w:t>
        </w:r>
      </w:ins>
      <w:ins w:id="844" w:author="sun lanlan" w:date="2023-11-08T10:43:00Z">
        <w:r w:rsidR="00B034EE" w:rsidRPr="00B034EE">
          <w:rPr>
            <w:rFonts w:ascii="CIDFont+F1" w:hAnsi="CIDFont+F1" w:hint="eastAsia"/>
            <w:color w:val="000000"/>
            <w:sz w:val="24"/>
            <w:szCs w:val="24"/>
            <w:rPrChange w:id="845" w:author="sun lanlan" w:date="2023-11-08T10:47:00Z">
              <w:rPr>
                <w:rFonts w:ascii="Arial" w:hint="eastAsia"/>
                <w:sz w:val="20"/>
              </w:rPr>
            </w:rPrChange>
          </w:rPr>
          <w:t>小车控制</w:t>
        </w:r>
      </w:ins>
      <w:ins w:id="846" w:author="sun lanlan" w:date="2023-11-08T10:35:00Z">
        <w:r w:rsidRPr="00B034EE">
          <w:rPr>
            <w:rFonts w:ascii="CIDFont+F1" w:hAnsi="CIDFont+F1" w:hint="eastAsia"/>
            <w:color w:val="000000"/>
            <w:sz w:val="24"/>
            <w:szCs w:val="24"/>
            <w:rPrChange w:id="847" w:author="sun lanlan" w:date="2023-11-08T10:47:00Z">
              <w:rPr>
                <w:rFonts w:ascii="微软雅黑" w:eastAsia="微软雅黑" w:hAnsi="微软雅黑" w:hint="eastAsia"/>
                <w:color w:val="121212"/>
                <w:kern w:val="0"/>
                <w:sz w:val="27"/>
                <w:szCs w:val="27"/>
              </w:rPr>
            </w:rPrChange>
          </w:rPr>
          <w:t>中，摩擦阻力就相当于是“漏水”，）</w:t>
        </w:r>
        <w:r w:rsidRPr="00B034EE">
          <w:rPr>
            <w:rFonts w:ascii="CIDFont+F1" w:hAnsi="CIDFont+F1"/>
            <w:color w:val="000000"/>
            <w:sz w:val="24"/>
            <w:szCs w:val="24"/>
            <w:rPrChange w:id="848" w:author="sun lanlan" w:date="2023-11-08T10:47:00Z">
              <w:rPr>
                <w:rFonts w:ascii="微软雅黑" w:eastAsia="微软雅黑" w:hAnsi="微软雅黑"/>
                <w:color w:val="121212"/>
                <w:kern w:val="0"/>
                <w:sz w:val="27"/>
                <w:szCs w:val="27"/>
              </w:rPr>
            </w:rPrChange>
          </w:rPr>
          <w:br/>
        </w:r>
        <w:r w:rsidRPr="00B034EE">
          <w:rPr>
            <w:rFonts w:ascii="CIDFont+F1" w:hAnsi="CIDFont+F1" w:hint="eastAsia"/>
            <w:color w:val="000000"/>
            <w:sz w:val="24"/>
            <w:szCs w:val="24"/>
            <w:rPrChange w:id="849" w:author="sun lanlan" w:date="2023-11-08T10:47:00Z">
              <w:rPr>
                <w:rFonts w:ascii="微软雅黑" w:eastAsia="微软雅黑" w:hAnsi="微软雅黑" w:hint="eastAsia"/>
                <w:color w:val="121212"/>
                <w:kern w:val="0"/>
                <w:sz w:val="27"/>
                <w:szCs w:val="27"/>
              </w:rPr>
            </w:rPrChange>
          </w:rPr>
          <w:t>所以，单独的比例控制，在很多时候并不能满足要求。</w:t>
        </w:r>
      </w:ins>
    </w:p>
    <w:p w14:paraId="71ED9EF3" w14:textId="359E79C4" w:rsidR="00EE5A52" w:rsidRDefault="00B034EE" w:rsidP="00B034EE">
      <w:pPr>
        <w:pStyle w:val="a3"/>
        <w:rPr>
          <w:ins w:id="850" w:author="sun lanlan" w:date="2023-11-08T10:51:00Z"/>
          <w:rFonts w:ascii="CIDFont+F1" w:hAnsi="CIDFont+F1" w:hint="eastAsia"/>
          <w:color w:val="000000"/>
          <w:sz w:val="24"/>
          <w:szCs w:val="24"/>
        </w:rPr>
      </w:pPr>
      <w:ins w:id="851" w:author="sun lanlan" w:date="2023-11-08T10:44:00Z">
        <w:r w:rsidRPr="00B034EE">
          <w:rPr>
            <w:rFonts w:ascii="CIDFont+F1" w:hAnsi="CIDFont+F1" w:hint="eastAsia"/>
            <w:color w:val="000000"/>
            <w:sz w:val="24"/>
            <w:szCs w:val="24"/>
            <w:rPrChange w:id="852" w:author="sun lanlan" w:date="2023-11-08T10:47:00Z">
              <w:rPr>
                <w:rFonts w:ascii="Arial" w:eastAsiaTheme="minorEastAsia" w:hAnsiTheme="minorHAnsi" w:cstheme="minorBidi" w:hint="eastAsia"/>
                <w:sz w:val="20"/>
                <w:szCs w:val="22"/>
              </w:rPr>
            </w:rPrChange>
          </w:rPr>
          <w:t>下面是利用</w:t>
        </w:r>
        <w:proofErr w:type="spellStart"/>
        <w:r w:rsidRPr="00B034EE">
          <w:rPr>
            <w:rFonts w:ascii="CIDFont+F1" w:hAnsi="CIDFont+F1"/>
            <w:color w:val="000000"/>
            <w:sz w:val="24"/>
            <w:szCs w:val="24"/>
            <w:rPrChange w:id="853" w:author="sun lanlan" w:date="2023-11-08T10:47:00Z">
              <w:rPr>
                <w:rFonts w:ascii="Arial" w:eastAsiaTheme="minorEastAsia" w:hAnsiTheme="minorHAnsi" w:cstheme="minorBidi"/>
                <w:sz w:val="20"/>
                <w:szCs w:val="22"/>
              </w:rPr>
            </w:rPrChange>
          </w:rPr>
          <w:t>matlab</w:t>
        </w:r>
        <w:proofErr w:type="spellEnd"/>
        <w:r w:rsidRPr="00B034EE">
          <w:rPr>
            <w:rFonts w:ascii="CIDFont+F1" w:hAnsi="CIDFont+F1" w:hint="eastAsia"/>
            <w:color w:val="000000"/>
            <w:sz w:val="24"/>
            <w:szCs w:val="24"/>
            <w:rPrChange w:id="854" w:author="sun lanlan" w:date="2023-11-08T10:47:00Z">
              <w:rPr>
                <w:rFonts w:ascii="Arial" w:eastAsiaTheme="minorEastAsia" w:hAnsiTheme="minorHAnsi" w:cstheme="minorBidi" w:hint="eastAsia"/>
                <w:sz w:val="20"/>
                <w:szCs w:val="22"/>
              </w:rPr>
            </w:rPrChange>
          </w:rPr>
          <w:t>进行仿真</w:t>
        </w:r>
      </w:ins>
      <w:ins w:id="855" w:author="sun lanlan" w:date="2023-11-08T10:45:00Z">
        <w:r w:rsidRPr="00B034EE">
          <w:rPr>
            <w:rFonts w:ascii="CIDFont+F1" w:hAnsi="CIDFont+F1" w:hint="eastAsia"/>
            <w:color w:val="000000"/>
            <w:sz w:val="24"/>
            <w:szCs w:val="24"/>
            <w:rPrChange w:id="856" w:author="sun lanlan" w:date="2023-11-08T10:47:00Z">
              <w:rPr>
                <w:rFonts w:ascii="Arial" w:eastAsiaTheme="minorEastAsia" w:hAnsiTheme="minorHAnsi" w:cstheme="minorBidi" w:hint="eastAsia"/>
                <w:sz w:val="20"/>
                <w:szCs w:val="22"/>
              </w:rPr>
            </w:rPrChange>
          </w:rPr>
          <w:t>时</w:t>
        </w:r>
      </w:ins>
      <w:ins w:id="857" w:author="sun lanlan" w:date="2023-11-08T10:44:00Z">
        <w:r w:rsidRPr="00B034EE">
          <w:rPr>
            <w:rFonts w:ascii="CIDFont+F1" w:hAnsi="CIDFont+F1" w:hint="eastAsia"/>
            <w:color w:val="000000"/>
            <w:sz w:val="24"/>
            <w:szCs w:val="24"/>
            <w:rPrChange w:id="858" w:author="sun lanlan" w:date="2023-11-08T10:47:00Z">
              <w:rPr>
                <w:rFonts w:ascii="Arial" w:eastAsiaTheme="minorEastAsia" w:hAnsiTheme="minorHAnsi" w:cstheme="minorBidi" w:hint="eastAsia"/>
                <w:sz w:val="20"/>
                <w:szCs w:val="22"/>
              </w:rPr>
            </w:rPrChange>
          </w:rPr>
          <w:t>展现</w:t>
        </w:r>
      </w:ins>
      <w:ins w:id="859" w:author="sun lanlan" w:date="2023-11-08T10:45:00Z">
        <w:r w:rsidRPr="00B034EE">
          <w:rPr>
            <w:rFonts w:ascii="CIDFont+F1" w:hAnsi="CIDFont+F1" w:hint="eastAsia"/>
            <w:color w:val="000000"/>
            <w:sz w:val="24"/>
            <w:szCs w:val="24"/>
            <w:rPrChange w:id="860" w:author="sun lanlan" w:date="2023-11-08T10:47:00Z">
              <w:rPr>
                <w:rFonts w:ascii="Arial" w:eastAsiaTheme="minorEastAsia" w:hAnsiTheme="minorHAnsi" w:cstheme="minorBidi" w:hint="eastAsia"/>
                <w:sz w:val="20"/>
                <w:szCs w:val="22"/>
              </w:rPr>
            </w:rPrChange>
          </w:rPr>
          <w:t>的</w:t>
        </w:r>
      </w:ins>
      <w:ins w:id="861" w:author="sun lanlan" w:date="2023-11-08T10:44:00Z">
        <w:r w:rsidRPr="00B034EE">
          <w:rPr>
            <w:rFonts w:ascii="CIDFont+F1" w:hAnsi="CIDFont+F1" w:hint="eastAsia"/>
            <w:color w:val="000000"/>
            <w:sz w:val="24"/>
            <w:szCs w:val="24"/>
            <w:rPrChange w:id="862" w:author="sun lanlan" w:date="2023-11-08T10:47:00Z">
              <w:rPr>
                <w:rFonts w:ascii="Arial" w:eastAsiaTheme="minorEastAsia" w:hAnsiTheme="minorHAnsi" w:cstheme="minorBidi" w:hint="eastAsia"/>
                <w:sz w:val="20"/>
                <w:szCs w:val="22"/>
              </w:rPr>
            </w:rPrChange>
          </w:rPr>
          <w:t>不同</w:t>
        </w:r>
        <w:r w:rsidRPr="00B034EE">
          <w:rPr>
            <w:rFonts w:ascii="CIDFont+F1" w:hAnsi="CIDFont+F1"/>
            <w:color w:val="000000"/>
            <w:sz w:val="24"/>
            <w:szCs w:val="24"/>
            <w:rPrChange w:id="863" w:author="sun lanlan" w:date="2023-11-08T10:47:00Z">
              <w:rPr>
                <w:rFonts w:ascii="Arial" w:eastAsiaTheme="minorEastAsia" w:hAnsiTheme="minorHAnsi" w:cstheme="minorBidi"/>
                <w:sz w:val="20"/>
                <w:szCs w:val="22"/>
              </w:rPr>
            </w:rPrChange>
          </w:rPr>
          <w:t>K</w:t>
        </w:r>
        <w:r w:rsidRPr="00B034EE">
          <w:rPr>
            <w:rFonts w:ascii="CIDFont+F1" w:hAnsi="CIDFont+F1"/>
            <w:color w:val="000000"/>
            <w:sz w:val="24"/>
            <w:szCs w:val="24"/>
            <w:rPrChange w:id="864" w:author="sun lanlan" w:date="2023-11-08T10:47:00Z">
              <w:rPr>
                <w:rFonts w:ascii="Arial" w:eastAsiaTheme="minorEastAsia" w:hAnsiTheme="minorHAnsi" w:cstheme="minorBidi"/>
                <w:sz w:val="20"/>
                <w:szCs w:val="22"/>
              </w:rPr>
            </w:rPrChange>
          </w:rPr>
          <w:t>值时闭环系统的</w:t>
        </w:r>
        <w:r w:rsidRPr="00B034EE">
          <w:rPr>
            <w:rFonts w:ascii="CIDFont+F1" w:hAnsi="CIDFont+F1"/>
            <w:color w:val="000000"/>
            <w:sz w:val="24"/>
            <w:szCs w:val="24"/>
            <w:rPrChange w:id="865" w:author="sun lanlan" w:date="2023-11-08T10:47:00Z">
              <w:rPr>
                <w:rFonts w:ascii="Arial" w:eastAsiaTheme="minorEastAsia" w:hAnsiTheme="minorHAnsi" w:cstheme="minorBidi"/>
                <w:sz w:val="20"/>
                <w:szCs w:val="22"/>
              </w:rPr>
            </w:rPrChange>
          </w:rPr>
          <w:t>step response</w:t>
        </w:r>
        <w:r w:rsidRPr="00B034EE">
          <w:rPr>
            <w:rFonts w:ascii="CIDFont+F1" w:hAnsi="CIDFont+F1"/>
            <w:color w:val="000000"/>
            <w:sz w:val="24"/>
            <w:szCs w:val="24"/>
            <w:rPrChange w:id="866" w:author="sun lanlan" w:date="2023-11-08T10:47:00Z">
              <w:rPr>
                <w:rFonts w:ascii="Arial" w:eastAsiaTheme="minorEastAsia" w:hAnsiTheme="minorHAnsi" w:cstheme="minorBidi"/>
                <w:sz w:val="20"/>
                <w:szCs w:val="22"/>
              </w:rPr>
            </w:rPrChange>
          </w:rPr>
          <w:t>。</w:t>
        </w:r>
      </w:ins>
    </w:p>
    <w:p w14:paraId="6E6F9E60" w14:textId="77777777" w:rsidR="007A3508" w:rsidRDefault="007A3508" w:rsidP="00B034EE">
      <w:pPr>
        <w:pStyle w:val="a3"/>
        <w:rPr>
          <w:ins w:id="867" w:author="sun lanlan" w:date="2023-11-08T10:51:00Z"/>
          <w:rFonts w:ascii="CIDFont+F1" w:hAnsi="CIDFont+F1" w:hint="eastAsia"/>
          <w:color w:val="000000"/>
          <w:sz w:val="24"/>
          <w:szCs w:val="24"/>
        </w:rPr>
      </w:pPr>
    </w:p>
    <w:p w14:paraId="079E9C93" w14:textId="77777777" w:rsidR="007A3508" w:rsidRPr="00B034EE" w:rsidRDefault="007A3508">
      <w:pPr>
        <w:pStyle w:val="a3"/>
        <w:rPr>
          <w:ins w:id="868" w:author="sun lanlan" w:date="2023-11-08T10:44:00Z"/>
          <w:rFonts w:ascii="CIDFont+F1" w:hAnsi="CIDFont+F1"/>
          <w:color w:val="000000"/>
          <w:sz w:val="24"/>
          <w:szCs w:val="24"/>
          <w:rPrChange w:id="869" w:author="sun lanlan" w:date="2023-11-08T10:47:00Z">
            <w:rPr>
              <w:ins w:id="870" w:author="sun lanlan" w:date="2023-11-08T10:44:00Z"/>
              <w:rFonts w:ascii="Arial" w:eastAsiaTheme="minorEastAsia" w:hAnsiTheme="minorHAnsi" w:cstheme="minorBidi"/>
              <w:sz w:val="20"/>
              <w:szCs w:val="22"/>
            </w:rPr>
          </w:rPrChange>
        </w:rPr>
        <w:pPrChange w:id="871" w:author="sun lanlan" w:date="2023-11-08T10:47:00Z">
          <w:pPr>
            <w:pStyle w:val="a3"/>
            <w:spacing w:line="480" w:lineRule="auto"/>
          </w:pPr>
        </w:pPrChange>
      </w:pPr>
    </w:p>
    <w:p w14:paraId="5E4E3943" w14:textId="1336B6E8" w:rsidR="00B034EE" w:rsidRPr="00EE5A52" w:rsidRDefault="00B034EE" w:rsidP="00EE5A52">
      <w:pPr>
        <w:pStyle w:val="a3"/>
        <w:spacing w:line="480" w:lineRule="auto"/>
        <w:rPr>
          <w:ins w:id="872" w:author="sun lanlan" w:date="2023-11-08T10:34:00Z"/>
          <w:rFonts w:ascii="Arial" w:eastAsiaTheme="minorEastAsia" w:hAnsiTheme="minorHAnsi" w:cstheme="minorBidi"/>
          <w:sz w:val="20"/>
          <w:szCs w:val="22"/>
        </w:rPr>
      </w:pPr>
      <w:ins w:id="873" w:author="sun lanlan" w:date="2023-11-08T10:45:00Z">
        <w:r w:rsidRPr="00B034EE">
          <w:rPr>
            <w:rFonts w:ascii="Arial" w:eastAsiaTheme="minorEastAsia" w:hAnsiTheme="minorHAnsi" w:cstheme="minorBidi"/>
            <w:noProof/>
            <w:sz w:val="20"/>
            <w:szCs w:val="22"/>
          </w:rPr>
          <w:drawing>
            <wp:inline distT="0" distB="0" distL="0" distR="0" wp14:anchorId="3D60EB6E" wp14:editId="4A7BB825">
              <wp:extent cx="5274310" cy="4177030"/>
              <wp:effectExtent l="0" t="0" r="2540" b="0"/>
              <wp:docPr id="8606427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ins>
    </w:p>
    <w:p w14:paraId="54AB2FC8" w14:textId="77777777" w:rsidR="007A3508" w:rsidRDefault="007A3508" w:rsidP="007A3508">
      <w:pPr>
        <w:pStyle w:val="a3"/>
        <w:rPr>
          <w:ins w:id="874" w:author="sun lanlan" w:date="2023-11-08T10:48:00Z"/>
          <w:rFonts w:ascii="CIDFont+F1" w:hAnsi="CIDFont+F1" w:hint="eastAsia"/>
          <w:color w:val="000000"/>
          <w:sz w:val="24"/>
          <w:szCs w:val="24"/>
        </w:rPr>
      </w:pPr>
    </w:p>
    <w:p w14:paraId="53914E13" w14:textId="77777777" w:rsidR="007A3508" w:rsidRDefault="007A3508" w:rsidP="007A3508">
      <w:pPr>
        <w:pStyle w:val="a3"/>
        <w:rPr>
          <w:ins w:id="875" w:author="sun lanlan" w:date="2023-11-08T10:48:00Z"/>
          <w:rFonts w:ascii="CIDFont+F1" w:hAnsi="CIDFont+F1" w:hint="eastAsia"/>
          <w:color w:val="000000"/>
          <w:sz w:val="24"/>
          <w:szCs w:val="24"/>
        </w:rPr>
      </w:pPr>
    </w:p>
    <w:p w14:paraId="624E4288" w14:textId="77777777" w:rsidR="007A3508" w:rsidRDefault="007A3508" w:rsidP="007A3508">
      <w:pPr>
        <w:pStyle w:val="a3"/>
        <w:rPr>
          <w:ins w:id="876" w:author="sun lanlan" w:date="2023-11-08T10:48:00Z"/>
          <w:rFonts w:ascii="CIDFont+F1" w:hAnsi="CIDFont+F1" w:hint="eastAsia"/>
          <w:color w:val="000000"/>
          <w:sz w:val="24"/>
          <w:szCs w:val="24"/>
        </w:rPr>
      </w:pPr>
    </w:p>
    <w:p w14:paraId="73727A9B" w14:textId="770A543B" w:rsidR="00B034EE" w:rsidRPr="007A3508" w:rsidRDefault="00B034EE">
      <w:pPr>
        <w:pStyle w:val="a3"/>
        <w:rPr>
          <w:ins w:id="877" w:author="sun lanlan" w:date="2023-11-08T10:45:00Z"/>
          <w:rFonts w:ascii="CIDFont+F1" w:hAnsi="CIDFont+F1"/>
          <w:color w:val="000000"/>
          <w:sz w:val="24"/>
          <w:szCs w:val="24"/>
          <w:rPrChange w:id="878" w:author="sun lanlan" w:date="2023-11-08T10:47:00Z">
            <w:rPr>
              <w:ins w:id="879" w:author="sun lanlan" w:date="2023-11-08T10:45:00Z"/>
              <w:rFonts w:ascii="Arial" w:eastAsiaTheme="minorEastAsia" w:hAnsiTheme="minorHAnsi" w:cstheme="minorBidi"/>
              <w:sz w:val="20"/>
              <w:szCs w:val="22"/>
            </w:rPr>
          </w:rPrChange>
        </w:rPr>
        <w:pPrChange w:id="880" w:author="sun lanlan" w:date="2023-11-08T10:47:00Z">
          <w:pPr>
            <w:pStyle w:val="a3"/>
            <w:spacing w:line="480" w:lineRule="auto"/>
          </w:pPr>
        </w:pPrChange>
      </w:pPr>
      <w:ins w:id="881" w:author="sun lanlan" w:date="2023-11-08T10:46:00Z">
        <w:r w:rsidRPr="007A3508">
          <w:rPr>
            <w:rFonts w:ascii="CIDFont+F1" w:hAnsi="CIDFont+F1" w:hint="eastAsia"/>
            <w:color w:val="000000"/>
            <w:sz w:val="24"/>
            <w:szCs w:val="24"/>
            <w:rPrChange w:id="882" w:author="sun lanlan" w:date="2023-11-08T10:47:00Z">
              <w:rPr>
                <w:rFonts w:ascii="微软雅黑" w:eastAsia="微软雅黑" w:hAnsi="微软雅黑" w:hint="eastAsia"/>
                <w:color w:val="121212"/>
                <w:sz w:val="27"/>
                <w:szCs w:val="27"/>
                <w:shd w:val="clear" w:color="auto" w:fill="FFFFFF"/>
              </w:rPr>
            </w:rPrChange>
          </w:rPr>
          <w:t>显然</w:t>
        </w:r>
        <w:r w:rsidRPr="007A3508">
          <w:rPr>
            <w:rFonts w:ascii="CIDFont+F1" w:hAnsi="CIDFont+F1"/>
            <w:color w:val="000000"/>
            <w:sz w:val="24"/>
            <w:szCs w:val="24"/>
            <w:rPrChange w:id="883" w:author="sun lanlan" w:date="2023-11-08T10:47:00Z">
              <w:rPr>
                <w:rFonts w:ascii="微软雅黑" w:eastAsia="微软雅黑" w:hAnsi="微软雅黑"/>
                <w:color w:val="121212"/>
                <w:sz w:val="27"/>
                <w:szCs w:val="27"/>
                <w:shd w:val="clear" w:color="auto" w:fill="FFFFFF"/>
              </w:rPr>
            </w:rPrChange>
          </w:rPr>
          <w:t>K</w:t>
        </w:r>
        <w:r w:rsidRPr="007A3508">
          <w:rPr>
            <w:rFonts w:ascii="CIDFont+F1" w:hAnsi="CIDFont+F1" w:hint="eastAsia"/>
            <w:color w:val="000000"/>
            <w:sz w:val="24"/>
            <w:szCs w:val="24"/>
            <w:rPrChange w:id="884" w:author="sun lanlan" w:date="2023-11-08T10:47:00Z">
              <w:rPr>
                <w:rFonts w:ascii="微软雅黑" w:eastAsia="微软雅黑" w:hAnsi="微软雅黑" w:hint="eastAsia"/>
                <w:color w:val="121212"/>
                <w:sz w:val="27"/>
                <w:szCs w:val="27"/>
                <w:shd w:val="clear" w:color="auto" w:fill="FFFFFF"/>
              </w:rPr>
            </w:rPrChange>
          </w:rPr>
          <w:t>只要不断增大，稳态值就会无限趋近于</w:t>
        </w:r>
        <w:r w:rsidRPr="007A3508">
          <w:rPr>
            <w:rFonts w:ascii="CIDFont+F1" w:hAnsi="CIDFont+F1"/>
            <w:color w:val="000000"/>
            <w:sz w:val="24"/>
            <w:szCs w:val="24"/>
            <w:rPrChange w:id="885" w:author="sun lanlan" w:date="2023-11-08T10:47:00Z">
              <w:rPr>
                <w:rFonts w:ascii="微软雅黑" w:eastAsia="微软雅黑" w:hAnsi="微软雅黑"/>
                <w:color w:val="121212"/>
                <w:sz w:val="27"/>
                <w:szCs w:val="27"/>
                <w:shd w:val="clear" w:color="auto" w:fill="FFFFFF"/>
              </w:rPr>
            </w:rPrChange>
          </w:rPr>
          <w:t>1</w:t>
        </w:r>
        <w:r w:rsidRPr="007A3508">
          <w:rPr>
            <w:rFonts w:ascii="CIDFont+F1" w:hAnsi="CIDFont+F1" w:hint="eastAsia"/>
            <w:color w:val="000000"/>
            <w:sz w:val="24"/>
            <w:szCs w:val="24"/>
            <w:rPrChange w:id="886" w:author="sun lanlan" w:date="2023-11-08T10:47:00Z">
              <w:rPr>
                <w:rFonts w:ascii="微软雅黑" w:eastAsia="微软雅黑" w:hAnsi="微软雅黑" w:hint="eastAsia"/>
                <w:color w:val="121212"/>
                <w:sz w:val="27"/>
                <w:szCs w:val="27"/>
                <w:shd w:val="clear" w:color="auto" w:fill="FFFFFF"/>
              </w:rPr>
            </w:rPrChange>
          </w:rPr>
          <w:t>，稳态误差不断减小。但给定任意一个</w:t>
        </w:r>
        <w:r w:rsidRPr="007A3508">
          <w:rPr>
            <w:rFonts w:ascii="CIDFont+F1" w:hAnsi="CIDFont+F1"/>
            <w:color w:val="000000"/>
            <w:sz w:val="24"/>
            <w:szCs w:val="24"/>
            <w:rPrChange w:id="887" w:author="sun lanlan" w:date="2023-11-08T10:47:00Z">
              <w:rPr>
                <w:rFonts w:ascii="微软雅黑" w:eastAsia="微软雅黑" w:hAnsi="微软雅黑"/>
                <w:color w:val="121212"/>
                <w:sz w:val="27"/>
                <w:szCs w:val="27"/>
                <w:shd w:val="clear" w:color="auto" w:fill="FFFFFF"/>
              </w:rPr>
            </w:rPrChange>
          </w:rPr>
          <w:t>K</w:t>
        </w:r>
        <w:r w:rsidRPr="007A3508">
          <w:rPr>
            <w:rFonts w:ascii="CIDFont+F1" w:hAnsi="CIDFont+F1" w:hint="eastAsia"/>
            <w:color w:val="000000"/>
            <w:sz w:val="24"/>
            <w:szCs w:val="24"/>
            <w:rPrChange w:id="888" w:author="sun lanlan" w:date="2023-11-08T10:47:00Z">
              <w:rPr>
                <w:rFonts w:ascii="微软雅黑" w:eastAsia="微软雅黑" w:hAnsi="微软雅黑" w:hint="eastAsia"/>
                <w:color w:val="121212"/>
                <w:sz w:val="27"/>
                <w:szCs w:val="27"/>
                <w:shd w:val="clear" w:color="auto" w:fill="FFFFFF"/>
              </w:rPr>
            </w:rPrChange>
          </w:rPr>
          <w:t>，其最终的稳态值与</w:t>
        </w:r>
        <w:r w:rsidRPr="007A3508">
          <w:rPr>
            <w:rFonts w:ascii="CIDFont+F1" w:hAnsi="CIDFont+F1"/>
            <w:color w:val="000000"/>
            <w:sz w:val="24"/>
            <w:szCs w:val="24"/>
            <w:rPrChange w:id="889" w:author="sun lanlan" w:date="2023-11-08T10:47:00Z">
              <w:rPr>
                <w:rFonts w:ascii="微软雅黑" w:eastAsia="微软雅黑" w:hAnsi="微软雅黑"/>
                <w:color w:val="121212"/>
                <w:sz w:val="27"/>
                <w:szCs w:val="27"/>
                <w:shd w:val="clear" w:color="auto" w:fill="FFFFFF"/>
              </w:rPr>
            </w:rPrChange>
          </w:rPr>
          <w:t>1</w:t>
        </w:r>
        <w:r w:rsidRPr="007A3508">
          <w:rPr>
            <w:rFonts w:ascii="CIDFont+F1" w:hAnsi="CIDFont+F1" w:hint="eastAsia"/>
            <w:color w:val="000000"/>
            <w:sz w:val="24"/>
            <w:szCs w:val="24"/>
            <w:rPrChange w:id="890" w:author="sun lanlan" w:date="2023-11-08T10:47:00Z">
              <w:rPr>
                <w:rFonts w:ascii="微软雅黑" w:eastAsia="微软雅黑" w:hAnsi="微软雅黑" w:hint="eastAsia"/>
                <w:color w:val="121212"/>
                <w:sz w:val="27"/>
                <w:szCs w:val="27"/>
                <w:shd w:val="clear" w:color="auto" w:fill="FFFFFF"/>
              </w:rPr>
            </w:rPrChange>
          </w:rPr>
          <w:t>之间永远存在一个差值。</w:t>
        </w:r>
      </w:ins>
    </w:p>
    <w:p w14:paraId="255FD9C3" w14:textId="77777777" w:rsidR="00B034EE" w:rsidRPr="007A3508" w:rsidRDefault="00B034EE">
      <w:pPr>
        <w:pStyle w:val="a3"/>
        <w:rPr>
          <w:ins w:id="891" w:author="sun lanlan" w:date="2023-11-08T10:45:00Z"/>
          <w:rFonts w:ascii="CIDFont+F1" w:hAnsi="CIDFont+F1"/>
          <w:color w:val="000000"/>
          <w:sz w:val="24"/>
          <w:szCs w:val="24"/>
          <w:rPrChange w:id="892" w:author="sun lanlan" w:date="2023-11-08T10:47:00Z">
            <w:rPr>
              <w:ins w:id="893" w:author="sun lanlan" w:date="2023-11-08T10:45:00Z"/>
              <w:rFonts w:ascii="Arial" w:eastAsiaTheme="minorEastAsia" w:hAnsiTheme="minorHAnsi" w:cstheme="minorBidi"/>
              <w:sz w:val="20"/>
              <w:szCs w:val="22"/>
            </w:rPr>
          </w:rPrChange>
        </w:rPr>
        <w:pPrChange w:id="894" w:author="sun lanlan" w:date="2023-11-08T10:47:00Z">
          <w:pPr>
            <w:pStyle w:val="a3"/>
            <w:spacing w:line="480" w:lineRule="auto"/>
          </w:pPr>
        </w:pPrChange>
      </w:pPr>
    </w:p>
    <w:p w14:paraId="784F2725" w14:textId="77777777" w:rsidR="00B034EE" w:rsidRPr="007A3508" w:rsidRDefault="00B034EE">
      <w:pPr>
        <w:pStyle w:val="a3"/>
        <w:rPr>
          <w:ins w:id="895" w:author="sun lanlan" w:date="2023-11-08T10:45:00Z"/>
          <w:rFonts w:ascii="CIDFont+F1" w:hAnsi="CIDFont+F1"/>
          <w:color w:val="000000"/>
          <w:sz w:val="24"/>
          <w:szCs w:val="24"/>
          <w:rPrChange w:id="896" w:author="sun lanlan" w:date="2023-11-08T10:47:00Z">
            <w:rPr>
              <w:ins w:id="897" w:author="sun lanlan" w:date="2023-11-08T10:45:00Z"/>
              <w:rFonts w:ascii="Arial" w:eastAsiaTheme="minorEastAsia" w:hAnsiTheme="minorHAnsi" w:cstheme="minorBidi"/>
              <w:sz w:val="20"/>
              <w:szCs w:val="22"/>
            </w:rPr>
          </w:rPrChange>
        </w:rPr>
        <w:pPrChange w:id="898" w:author="sun lanlan" w:date="2023-11-08T10:47:00Z">
          <w:pPr>
            <w:pStyle w:val="a3"/>
            <w:spacing w:line="480" w:lineRule="auto"/>
          </w:pPr>
        </w:pPrChange>
      </w:pPr>
    </w:p>
    <w:p w14:paraId="4C957728" w14:textId="61C89589" w:rsidR="00EE5A52" w:rsidRPr="007A3508" w:rsidRDefault="00EE5A52" w:rsidP="007A3508">
      <w:pPr>
        <w:pStyle w:val="a3"/>
        <w:rPr>
          <w:ins w:id="899" w:author="sun lanlan" w:date="2023-11-08T10:52:00Z"/>
          <w:rFonts w:ascii="CIDFont+F1" w:hAnsi="CIDFont+F1" w:hint="eastAsia"/>
          <w:b/>
          <w:bCs/>
          <w:color w:val="000000"/>
          <w:sz w:val="24"/>
          <w:szCs w:val="24"/>
          <w:rPrChange w:id="900" w:author="sun lanlan" w:date="2023-11-08T10:54:00Z">
            <w:rPr>
              <w:ins w:id="901" w:author="sun lanlan" w:date="2023-11-08T10:52:00Z"/>
              <w:rFonts w:ascii="CIDFont+F1" w:hAnsi="CIDFont+F1" w:hint="eastAsia"/>
              <w:color w:val="000000"/>
              <w:sz w:val="24"/>
              <w:szCs w:val="24"/>
            </w:rPr>
          </w:rPrChange>
        </w:rPr>
      </w:pPr>
      <w:ins w:id="902" w:author="sun lanlan" w:date="2023-11-08T10:33:00Z">
        <w:r w:rsidRPr="007A3508">
          <w:rPr>
            <w:rFonts w:ascii="CIDFont+F1" w:hAnsi="CIDFont+F1"/>
            <w:b/>
            <w:bCs/>
            <w:color w:val="000000"/>
            <w:sz w:val="24"/>
            <w:szCs w:val="24"/>
            <w:rPrChange w:id="903" w:author="sun lanlan" w:date="2023-11-08T10:54:00Z">
              <w:rPr>
                <w:rFonts w:ascii="Arial" w:eastAsiaTheme="minorEastAsia" w:hAnsiTheme="minorHAnsi" w:cstheme="minorBidi"/>
                <w:sz w:val="20"/>
                <w:szCs w:val="22"/>
              </w:rPr>
            </w:rPrChange>
          </w:rPr>
          <w:t>积分</w:t>
        </w:r>
        <w:r w:rsidRPr="007A3508">
          <w:rPr>
            <w:rFonts w:ascii="CIDFont+F1" w:hAnsi="CIDFont+F1"/>
            <w:b/>
            <w:bCs/>
            <w:color w:val="000000"/>
            <w:sz w:val="24"/>
            <w:szCs w:val="24"/>
            <w:rPrChange w:id="904" w:author="sun lanlan" w:date="2023-11-08T10:54:00Z">
              <w:rPr>
                <w:rFonts w:ascii="Arial" w:eastAsiaTheme="minorEastAsia" w:hAnsiTheme="minorHAnsi" w:cstheme="minorBidi"/>
                <w:sz w:val="20"/>
                <w:szCs w:val="22"/>
              </w:rPr>
            </w:rPrChange>
          </w:rPr>
          <w:t xml:space="preserve"> I</w:t>
        </w:r>
        <w:r w:rsidRPr="007A3508">
          <w:rPr>
            <w:rFonts w:ascii="CIDFont+F1" w:hAnsi="CIDFont+F1" w:hint="eastAsia"/>
            <w:b/>
            <w:bCs/>
            <w:color w:val="000000"/>
            <w:sz w:val="24"/>
            <w:szCs w:val="24"/>
            <w:rPrChange w:id="905" w:author="sun lanlan" w:date="2023-11-08T10:54:00Z">
              <w:rPr>
                <w:rFonts w:ascii="Arial" w:eastAsiaTheme="minorEastAsia" w:hAnsiTheme="minorHAnsi" w:cstheme="minorBidi" w:hint="eastAsia"/>
                <w:sz w:val="20"/>
                <w:szCs w:val="22"/>
              </w:rPr>
            </w:rPrChange>
          </w:rPr>
          <w:t>（</w:t>
        </w:r>
        <w:r w:rsidRPr="007A3508">
          <w:rPr>
            <w:rFonts w:ascii="CIDFont+F1" w:hAnsi="CIDFont+F1"/>
            <w:b/>
            <w:bCs/>
            <w:color w:val="000000"/>
            <w:sz w:val="24"/>
            <w:szCs w:val="24"/>
            <w:rPrChange w:id="906" w:author="sun lanlan" w:date="2023-11-08T10:54:00Z">
              <w:rPr>
                <w:rFonts w:ascii="Arial" w:eastAsiaTheme="minorEastAsia" w:hAnsiTheme="minorHAnsi" w:cstheme="minorBidi"/>
                <w:sz w:val="20"/>
                <w:szCs w:val="22"/>
              </w:rPr>
            </w:rPrChange>
          </w:rPr>
          <w:t>integral</w:t>
        </w:r>
        <w:r w:rsidRPr="007A3508">
          <w:rPr>
            <w:rFonts w:ascii="CIDFont+F1" w:hAnsi="CIDFont+F1"/>
            <w:b/>
            <w:bCs/>
            <w:color w:val="000000"/>
            <w:sz w:val="24"/>
            <w:szCs w:val="24"/>
            <w:rPrChange w:id="907" w:author="sun lanlan" w:date="2023-11-08T10:54:00Z">
              <w:rPr>
                <w:rFonts w:ascii="Arial" w:eastAsiaTheme="minorEastAsia" w:hAnsiTheme="minorHAnsi" w:cstheme="minorBidi"/>
                <w:sz w:val="20"/>
                <w:szCs w:val="22"/>
              </w:rPr>
            </w:rPrChange>
          </w:rPr>
          <w:t>）</w:t>
        </w:r>
      </w:ins>
    </w:p>
    <w:p w14:paraId="18C3787E" w14:textId="77777777" w:rsidR="007A3508" w:rsidRPr="007A3508" w:rsidRDefault="007A3508">
      <w:pPr>
        <w:pStyle w:val="a3"/>
        <w:rPr>
          <w:ins w:id="908" w:author="sun lanlan" w:date="2023-11-08T10:34:00Z"/>
          <w:rFonts w:ascii="CIDFont+F1" w:hAnsi="CIDFont+F1"/>
          <w:color w:val="000000"/>
          <w:sz w:val="24"/>
          <w:szCs w:val="24"/>
          <w:rPrChange w:id="909" w:author="sun lanlan" w:date="2023-11-08T10:47:00Z">
            <w:rPr>
              <w:ins w:id="910" w:author="sun lanlan" w:date="2023-11-08T10:34:00Z"/>
              <w:rFonts w:ascii="Arial" w:eastAsiaTheme="minorEastAsia" w:hAnsiTheme="minorHAnsi" w:cstheme="minorBidi"/>
              <w:sz w:val="20"/>
              <w:szCs w:val="22"/>
            </w:rPr>
          </w:rPrChange>
        </w:rPr>
        <w:pPrChange w:id="911" w:author="sun lanlan" w:date="2023-11-08T10:47:00Z">
          <w:pPr>
            <w:pStyle w:val="a3"/>
            <w:spacing w:line="480" w:lineRule="auto"/>
          </w:pPr>
        </w:pPrChange>
      </w:pPr>
    </w:p>
    <w:p w14:paraId="171848B8" w14:textId="77777777" w:rsidR="007A3508" w:rsidRDefault="007A3508" w:rsidP="007A3508">
      <w:pPr>
        <w:pStyle w:val="a3"/>
        <w:rPr>
          <w:ins w:id="912" w:author="sun lanlan" w:date="2023-11-08T10:52:00Z"/>
          <w:rFonts w:ascii="CIDFont+F1" w:hAnsi="CIDFont+F1" w:hint="eastAsia"/>
          <w:color w:val="000000"/>
          <w:sz w:val="24"/>
          <w:szCs w:val="24"/>
        </w:rPr>
      </w:pPr>
      <w:ins w:id="913" w:author="sun lanlan" w:date="2023-11-08T10:52:00Z">
        <w:r w:rsidRPr="007A3508">
          <w:rPr>
            <w:rFonts w:ascii="CIDFont+F1" w:hAnsi="CIDFont+F1" w:hint="eastAsia"/>
            <w:color w:val="000000"/>
            <w:sz w:val="24"/>
            <w:szCs w:val="24"/>
          </w:rPr>
          <w:t>还是用上面的例子，如果仅仅用比例，可以发现存在暂态误差，最后的水位就卡在</w:t>
        </w:r>
        <w:r w:rsidRPr="007A3508">
          <w:rPr>
            <w:rFonts w:ascii="CIDFont+F1" w:hAnsi="CIDFont+F1"/>
            <w:color w:val="000000"/>
            <w:sz w:val="24"/>
            <w:szCs w:val="24"/>
          </w:rPr>
          <w:t>0.8</w:t>
        </w:r>
        <w:r w:rsidRPr="007A3508">
          <w:rPr>
            <w:rFonts w:ascii="CIDFont+F1" w:hAnsi="CIDFont+F1"/>
            <w:color w:val="000000"/>
            <w:sz w:val="24"/>
            <w:szCs w:val="24"/>
          </w:rPr>
          <w:t>了。</w:t>
        </w:r>
      </w:ins>
    </w:p>
    <w:p w14:paraId="03C7CDFD" w14:textId="77777777" w:rsidR="007A3508" w:rsidRDefault="007A3508" w:rsidP="007A3508">
      <w:pPr>
        <w:pStyle w:val="a3"/>
        <w:rPr>
          <w:ins w:id="914" w:author="sun lanlan" w:date="2023-11-08T10:52:00Z"/>
          <w:rFonts w:ascii="CIDFont+F1" w:hAnsi="CIDFont+F1" w:hint="eastAsia"/>
          <w:color w:val="000000"/>
          <w:sz w:val="24"/>
          <w:szCs w:val="24"/>
        </w:rPr>
      </w:pPr>
    </w:p>
    <w:p w14:paraId="2C3007D4" w14:textId="7DC82F34" w:rsidR="007A3508" w:rsidRDefault="007A3508" w:rsidP="007A3508">
      <w:pPr>
        <w:pStyle w:val="a3"/>
        <w:rPr>
          <w:ins w:id="915" w:author="sun lanlan" w:date="2023-11-08T10:52:00Z"/>
          <w:rFonts w:ascii="CIDFont+F1" w:hAnsi="CIDFont+F1" w:hint="eastAsia"/>
          <w:color w:val="000000"/>
          <w:sz w:val="24"/>
          <w:szCs w:val="24"/>
        </w:rPr>
      </w:pPr>
      <w:ins w:id="916" w:author="sun lanlan" w:date="2023-11-08T10:52:00Z">
        <w:r w:rsidRPr="007A3508">
          <w:rPr>
            <w:rFonts w:ascii="CIDFont+F1" w:hAnsi="CIDFont+F1"/>
            <w:color w:val="000000"/>
            <w:sz w:val="24"/>
            <w:szCs w:val="24"/>
          </w:rPr>
          <w:t>于是，在控制中，我们再引入一个分量，该分量和误差的积分是正比关系。所以，比例</w:t>
        </w:r>
        <w:r w:rsidRPr="007A3508">
          <w:rPr>
            <w:rFonts w:ascii="CIDFont+F1" w:hAnsi="CIDFont+F1"/>
            <w:color w:val="000000"/>
            <w:sz w:val="24"/>
            <w:szCs w:val="24"/>
          </w:rPr>
          <w:t>+</w:t>
        </w:r>
        <w:r w:rsidRPr="007A3508">
          <w:rPr>
            <w:rFonts w:ascii="CIDFont+F1" w:hAnsi="CIDFont+F1"/>
            <w:color w:val="000000"/>
            <w:sz w:val="24"/>
            <w:szCs w:val="24"/>
          </w:rPr>
          <w:t>积分控制算法为：</w:t>
        </w:r>
      </w:ins>
    </w:p>
    <w:p w14:paraId="4F6B5095" w14:textId="77777777" w:rsidR="007A3508" w:rsidRPr="007A3508" w:rsidRDefault="007A3508" w:rsidP="007A3508">
      <w:pPr>
        <w:pStyle w:val="a3"/>
        <w:rPr>
          <w:ins w:id="917" w:author="sun lanlan" w:date="2023-11-08T10:52:00Z"/>
          <w:rFonts w:ascii="CIDFont+F1" w:hAnsi="CIDFont+F1" w:hint="eastAsia"/>
          <w:color w:val="000000"/>
          <w:sz w:val="24"/>
          <w:szCs w:val="24"/>
        </w:rPr>
      </w:pPr>
    </w:p>
    <w:p w14:paraId="49A908A9" w14:textId="59A64CDA" w:rsidR="007A3508" w:rsidRPr="007A04E6" w:rsidRDefault="007A3508" w:rsidP="007A3508">
      <w:pPr>
        <w:pStyle w:val="a3"/>
        <w:rPr>
          <w:ins w:id="918" w:author="sun lanlan" w:date="2023-11-08T10:52:00Z"/>
          <w:rFonts w:ascii="CIDFont+F1" w:hAnsi="CIDFont+F1" w:hint="eastAsia"/>
          <w:b/>
          <w:bCs/>
          <w:color w:val="000000"/>
          <w:sz w:val="28"/>
          <w:szCs w:val="28"/>
          <w:rPrChange w:id="919" w:author="sun lanlan" w:date="2023-11-08T11:01:00Z">
            <w:rPr>
              <w:ins w:id="920" w:author="sun lanlan" w:date="2023-11-08T10:52:00Z"/>
              <w:rFonts w:ascii="CIDFont+F1" w:hAnsi="CIDFont+F1" w:hint="eastAsia"/>
              <w:b/>
              <w:bCs/>
              <w:color w:val="000000"/>
              <w:sz w:val="48"/>
              <w:szCs w:val="48"/>
            </w:rPr>
          </w:rPrChange>
        </w:rPr>
      </w:pPr>
      <w:ins w:id="921" w:author="sun lanlan" w:date="2023-11-08T10:52:00Z">
        <w:r w:rsidRPr="007A04E6">
          <w:rPr>
            <w:rFonts w:ascii="CIDFont+F1" w:hAnsi="CIDFont+F1" w:hint="eastAsia"/>
            <w:b/>
            <w:bCs/>
            <w:color w:val="000000"/>
            <w:sz w:val="28"/>
            <w:szCs w:val="28"/>
            <w:rPrChange w:id="922" w:author="sun lanlan" w:date="2023-11-08T11:01:00Z">
              <w:rPr>
                <w:rFonts w:ascii="CIDFont+F1" w:hAnsi="CIDFont+F1" w:hint="eastAsia"/>
                <w:color w:val="000000"/>
                <w:sz w:val="24"/>
                <w:szCs w:val="24"/>
              </w:rPr>
            </w:rPrChange>
          </w:rPr>
          <w:t>u=</w:t>
        </w:r>
        <w:proofErr w:type="spellStart"/>
        <w:r w:rsidRPr="007A04E6">
          <w:rPr>
            <w:rFonts w:ascii="CIDFont+F1" w:hAnsi="CIDFont+F1" w:hint="eastAsia"/>
            <w:b/>
            <w:bCs/>
            <w:color w:val="000000"/>
            <w:sz w:val="28"/>
            <w:szCs w:val="28"/>
            <w:rPrChange w:id="923" w:author="sun lanlan" w:date="2023-11-08T11:01:00Z">
              <w:rPr>
                <w:rFonts w:ascii="CIDFont+F1" w:hAnsi="CIDFont+F1" w:hint="eastAsia"/>
                <w:color w:val="000000"/>
                <w:sz w:val="24"/>
                <w:szCs w:val="24"/>
              </w:rPr>
            </w:rPrChange>
          </w:rPr>
          <w:t>kp</w:t>
        </w:r>
        <w:proofErr w:type="spellEnd"/>
        <w:r w:rsidRPr="007A04E6">
          <w:rPr>
            <w:rFonts w:ascii="CIDFont+F1" w:hAnsi="CIDFont+F1" w:hint="eastAsia"/>
            <w:b/>
            <w:bCs/>
            <w:color w:val="000000"/>
            <w:sz w:val="28"/>
            <w:szCs w:val="28"/>
            <w:rPrChange w:id="924" w:author="sun lanlan" w:date="2023-11-08T11:01:00Z">
              <w:rPr>
                <w:rFonts w:ascii="CIDFont+F1" w:hAnsi="CIDFont+F1" w:hint="eastAsia"/>
                <w:color w:val="000000"/>
                <w:sz w:val="24"/>
                <w:szCs w:val="24"/>
              </w:rPr>
            </w:rPrChange>
          </w:rPr>
          <w:t>*error+ ki</w:t>
        </w:r>
        <w:r w:rsidRPr="007A04E6">
          <w:rPr>
            <w:rFonts w:ascii="CIDFont+F1" w:hAnsi="CIDFont+F1" w:hint="eastAsia"/>
            <w:b/>
            <w:bCs/>
            <w:color w:val="000000"/>
            <w:sz w:val="28"/>
            <w:szCs w:val="28"/>
            <w:rPrChange w:id="925" w:author="sun lanlan" w:date="2023-11-08T11:01:00Z">
              <w:rPr>
                <w:rFonts w:ascii="CIDFont+F1" w:hAnsi="CIDFont+F1" w:hint="eastAsia"/>
                <w:b/>
                <w:bCs/>
                <w:color w:val="000000"/>
                <w:sz w:val="48"/>
                <w:szCs w:val="48"/>
              </w:rPr>
            </w:rPrChange>
          </w:rPr>
          <w:t>*</w:t>
        </w:r>
        <w:r w:rsidRPr="007A04E6">
          <w:rPr>
            <w:rFonts w:ascii="CIDFont+F1" w:hAnsi="CIDFont+F1" w:hint="eastAsia"/>
            <w:b/>
            <w:bCs/>
            <w:color w:val="000000"/>
            <w:sz w:val="28"/>
            <w:szCs w:val="28"/>
            <w:rPrChange w:id="926" w:author="sun lanlan" w:date="2023-11-08T11:01:00Z">
              <w:rPr>
                <w:rFonts w:ascii="CIDFont+F1" w:hAnsi="CIDFont+F1" w:hint="eastAsia"/>
                <w:color w:val="000000"/>
                <w:sz w:val="24"/>
                <w:szCs w:val="24"/>
              </w:rPr>
            </w:rPrChange>
          </w:rPr>
          <w:t>∫</w:t>
        </w:r>
        <w:r w:rsidRPr="007A04E6">
          <w:rPr>
            <w:rFonts w:ascii="CIDFont+F1" w:hAnsi="CIDFont+F1" w:hint="eastAsia"/>
            <w:b/>
            <w:bCs/>
            <w:color w:val="000000"/>
            <w:sz w:val="28"/>
            <w:szCs w:val="28"/>
            <w:rPrChange w:id="927" w:author="sun lanlan" w:date="2023-11-08T11:01:00Z">
              <w:rPr>
                <w:rFonts w:ascii="CIDFont+F1" w:hAnsi="CIDFont+F1" w:hint="eastAsia"/>
                <w:color w:val="000000"/>
                <w:sz w:val="24"/>
                <w:szCs w:val="24"/>
              </w:rPr>
            </w:rPrChange>
          </w:rPr>
          <w:t xml:space="preserve"> error</w:t>
        </w:r>
      </w:ins>
    </w:p>
    <w:p w14:paraId="569E78E2" w14:textId="77777777" w:rsidR="007A3508" w:rsidRPr="007A3508" w:rsidRDefault="007A3508" w:rsidP="007A3508">
      <w:pPr>
        <w:pStyle w:val="a3"/>
        <w:rPr>
          <w:ins w:id="928" w:author="sun lanlan" w:date="2023-11-08T10:52:00Z"/>
          <w:rFonts w:ascii="CIDFont+F1" w:hAnsi="CIDFont+F1" w:hint="eastAsia"/>
          <w:b/>
          <w:bCs/>
          <w:color w:val="000000"/>
          <w:sz w:val="48"/>
          <w:szCs w:val="48"/>
          <w:rPrChange w:id="929" w:author="sun lanlan" w:date="2023-11-08T10:52:00Z">
            <w:rPr>
              <w:ins w:id="930" w:author="sun lanlan" w:date="2023-11-08T10:52:00Z"/>
              <w:rFonts w:ascii="CIDFont+F1" w:hAnsi="CIDFont+F1" w:hint="eastAsia"/>
              <w:color w:val="000000"/>
              <w:sz w:val="24"/>
              <w:szCs w:val="24"/>
            </w:rPr>
          </w:rPrChange>
        </w:rPr>
      </w:pPr>
    </w:p>
    <w:p w14:paraId="66F19DD8" w14:textId="77777777" w:rsidR="007A3508" w:rsidRDefault="007A3508" w:rsidP="007A3508">
      <w:pPr>
        <w:pStyle w:val="a3"/>
        <w:rPr>
          <w:ins w:id="931" w:author="sun lanlan" w:date="2023-11-08T10:53:00Z"/>
          <w:rFonts w:ascii="CIDFont+F1" w:hAnsi="CIDFont+F1" w:hint="eastAsia"/>
          <w:color w:val="000000"/>
          <w:sz w:val="24"/>
          <w:szCs w:val="24"/>
        </w:rPr>
      </w:pPr>
      <w:ins w:id="932" w:author="sun lanlan" w:date="2023-11-08T10:52:00Z">
        <w:r w:rsidRPr="007A3508">
          <w:rPr>
            <w:rFonts w:ascii="CIDFont+F1" w:hAnsi="CIDFont+F1" w:hint="eastAsia"/>
            <w:color w:val="000000"/>
            <w:sz w:val="24"/>
            <w:szCs w:val="24"/>
          </w:rPr>
          <w:t>还是用上面的例子来说明，第一次的误差</w:t>
        </w:r>
        <w:r w:rsidRPr="007A3508">
          <w:rPr>
            <w:rFonts w:ascii="CIDFont+F1" w:hAnsi="CIDFont+F1"/>
            <w:color w:val="000000"/>
            <w:sz w:val="24"/>
            <w:szCs w:val="24"/>
          </w:rPr>
          <w:t>error</w:t>
        </w:r>
        <w:r w:rsidRPr="007A3508">
          <w:rPr>
            <w:rFonts w:ascii="CIDFont+F1" w:hAnsi="CIDFont+F1"/>
            <w:color w:val="000000"/>
            <w:sz w:val="24"/>
            <w:szCs w:val="24"/>
          </w:rPr>
          <w:t>是</w:t>
        </w:r>
        <w:r w:rsidRPr="007A3508">
          <w:rPr>
            <w:rFonts w:ascii="CIDFont+F1" w:hAnsi="CIDFont+F1"/>
            <w:color w:val="000000"/>
            <w:sz w:val="24"/>
            <w:szCs w:val="24"/>
          </w:rPr>
          <w:t>0.8</w:t>
        </w:r>
        <w:r w:rsidRPr="007A3508">
          <w:rPr>
            <w:rFonts w:ascii="CIDFont+F1" w:hAnsi="CIDFont+F1"/>
            <w:color w:val="000000"/>
            <w:sz w:val="24"/>
            <w:szCs w:val="24"/>
          </w:rPr>
          <w:t>，第二次的误差是</w:t>
        </w:r>
        <w:r w:rsidRPr="007A3508">
          <w:rPr>
            <w:rFonts w:ascii="CIDFont+F1" w:hAnsi="CIDFont+F1"/>
            <w:color w:val="000000"/>
            <w:sz w:val="24"/>
            <w:szCs w:val="24"/>
          </w:rPr>
          <w:t>0.4</w:t>
        </w:r>
        <w:r w:rsidRPr="007A3508">
          <w:rPr>
            <w:rFonts w:ascii="CIDFont+F1" w:hAnsi="CIDFont+F1"/>
            <w:color w:val="000000"/>
            <w:sz w:val="24"/>
            <w:szCs w:val="24"/>
          </w:rPr>
          <w:t>，至此，误差的积分（离散情况下积分其实就是做累加），</w:t>
        </w:r>
        <w:r w:rsidRPr="007A3508">
          <w:rPr>
            <w:rFonts w:ascii="CIDFont+F1" w:hAnsi="CIDFont+F1" w:hint="eastAsia"/>
            <w:b/>
            <w:bCs/>
            <w:color w:val="000000"/>
            <w:sz w:val="24"/>
            <w:szCs w:val="24"/>
            <w:rPrChange w:id="933" w:author="sun lanlan" w:date="2023-11-08T10:53:00Z">
              <w:rPr>
                <w:rFonts w:ascii="CIDFont+F1" w:hAnsi="CIDFont+F1" w:hint="eastAsia"/>
                <w:color w:val="000000"/>
                <w:sz w:val="24"/>
                <w:szCs w:val="24"/>
              </w:rPr>
            </w:rPrChange>
          </w:rPr>
          <w:t>∫</w:t>
        </w:r>
        <w:r w:rsidRPr="007A3508">
          <w:rPr>
            <w:rFonts w:ascii="CIDFont+F1" w:hAnsi="CIDFont+F1" w:hint="eastAsia"/>
            <w:b/>
            <w:bCs/>
            <w:color w:val="000000"/>
            <w:sz w:val="24"/>
            <w:szCs w:val="24"/>
            <w:rPrChange w:id="934" w:author="sun lanlan" w:date="2023-11-08T10:53:00Z">
              <w:rPr>
                <w:rFonts w:ascii="CIDFont+F1" w:hAnsi="CIDFont+F1" w:hint="eastAsia"/>
                <w:color w:val="000000"/>
                <w:sz w:val="24"/>
                <w:szCs w:val="24"/>
              </w:rPr>
            </w:rPrChange>
          </w:rPr>
          <w:t>error=0.8+0.4=1.2</w:t>
        </w:r>
        <w:r w:rsidRPr="007A3508">
          <w:rPr>
            <w:rFonts w:ascii="CIDFont+F1" w:hAnsi="CIDFont+F1"/>
            <w:color w:val="000000"/>
            <w:sz w:val="24"/>
            <w:szCs w:val="24"/>
          </w:rPr>
          <w:t>.</w:t>
        </w:r>
      </w:ins>
      <w:ins w:id="935" w:author="sun lanlan" w:date="2023-11-08T10:53:00Z">
        <w:r>
          <w:rPr>
            <w:rFonts w:ascii="CIDFont+F1" w:hAnsi="CIDFont+F1" w:hint="eastAsia"/>
            <w:color w:val="000000"/>
            <w:sz w:val="24"/>
            <w:szCs w:val="24"/>
          </w:rPr>
          <w:t>。</w:t>
        </w:r>
      </w:ins>
    </w:p>
    <w:p w14:paraId="71C2227E" w14:textId="77777777" w:rsidR="007A3508" w:rsidRDefault="007A3508" w:rsidP="007A3508">
      <w:pPr>
        <w:pStyle w:val="a3"/>
        <w:rPr>
          <w:ins w:id="936" w:author="sun lanlan" w:date="2023-11-08T10:53:00Z"/>
          <w:rFonts w:ascii="CIDFont+F1" w:hAnsi="CIDFont+F1" w:hint="eastAsia"/>
          <w:color w:val="000000"/>
          <w:sz w:val="24"/>
          <w:szCs w:val="24"/>
        </w:rPr>
      </w:pPr>
    </w:p>
    <w:p w14:paraId="14AFFACE" w14:textId="77777777" w:rsidR="007A3508" w:rsidRDefault="007A3508" w:rsidP="007A3508">
      <w:pPr>
        <w:pStyle w:val="a3"/>
        <w:rPr>
          <w:ins w:id="937" w:author="sun lanlan" w:date="2023-11-08T10:53:00Z"/>
          <w:rFonts w:ascii="CIDFont+F1" w:hAnsi="CIDFont+F1" w:hint="eastAsia"/>
          <w:color w:val="000000"/>
          <w:sz w:val="24"/>
          <w:szCs w:val="24"/>
        </w:rPr>
      </w:pPr>
      <w:ins w:id="938" w:author="sun lanlan" w:date="2023-11-08T10:52:00Z">
        <w:r w:rsidRPr="007A3508">
          <w:rPr>
            <w:rFonts w:ascii="CIDFont+F1" w:hAnsi="CIDFont+F1"/>
            <w:color w:val="000000"/>
            <w:sz w:val="24"/>
            <w:szCs w:val="24"/>
          </w:rPr>
          <w:t>这个时候的控制量，除了比例的那一部分，还有一部分就是一个系数</w:t>
        </w:r>
        <w:r w:rsidRPr="007A3508">
          <w:rPr>
            <w:rFonts w:ascii="CIDFont+F1" w:hAnsi="CIDFont+F1"/>
            <w:color w:val="000000"/>
            <w:sz w:val="24"/>
            <w:szCs w:val="24"/>
          </w:rPr>
          <w:t>ki</w:t>
        </w:r>
        <w:r w:rsidRPr="007A3508">
          <w:rPr>
            <w:rFonts w:ascii="CIDFont+F1" w:hAnsi="CIDFont+F1"/>
            <w:color w:val="000000"/>
            <w:sz w:val="24"/>
            <w:szCs w:val="24"/>
          </w:rPr>
          <w:t>乘以这个积分项。</w:t>
        </w:r>
      </w:ins>
    </w:p>
    <w:p w14:paraId="1BF59574" w14:textId="77777777" w:rsidR="007A3508" w:rsidRDefault="007A3508" w:rsidP="007A3508">
      <w:pPr>
        <w:pStyle w:val="a3"/>
        <w:rPr>
          <w:ins w:id="939" w:author="sun lanlan" w:date="2023-11-08T10:53:00Z"/>
          <w:rFonts w:ascii="CIDFont+F1" w:hAnsi="CIDFont+F1" w:hint="eastAsia"/>
          <w:color w:val="000000"/>
          <w:sz w:val="24"/>
          <w:szCs w:val="24"/>
        </w:rPr>
      </w:pPr>
    </w:p>
    <w:p w14:paraId="7ABD8A69" w14:textId="7419C709" w:rsidR="00EE5A52" w:rsidRDefault="007A3508" w:rsidP="007A3508">
      <w:pPr>
        <w:pStyle w:val="a3"/>
        <w:rPr>
          <w:ins w:id="940" w:author="sun lanlan" w:date="2023-11-08T10:53:00Z"/>
          <w:rFonts w:ascii="CIDFont+F1" w:hAnsi="CIDFont+F1" w:hint="eastAsia"/>
          <w:color w:val="000000"/>
          <w:sz w:val="24"/>
          <w:szCs w:val="24"/>
        </w:rPr>
      </w:pPr>
      <w:ins w:id="941" w:author="sun lanlan" w:date="2023-11-08T10:52:00Z">
        <w:r w:rsidRPr="007A3508">
          <w:rPr>
            <w:rFonts w:ascii="CIDFont+F1" w:hAnsi="CIDFont+F1"/>
            <w:color w:val="000000"/>
            <w:sz w:val="24"/>
            <w:szCs w:val="24"/>
          </w:rPr>
          <w:t>由于这个</w:t>
        </w:r>
        <w:proofErr w:type="gramStart"/>
        <w:r w:rsidRPr="007A3508">
          <w:rPr>
            <w:rFonts w:ascii="CIDFont+F1" w:hAnsi="CIDFont+F1"/>
            <w:color w:val="000000"/>
            <w:sz w:val="24"/>
            <w:szCs w:val="24"/>
          </w:rPr>
          <w:t>积分项会将</w:t>
        </w:r>
        <w:proofErr w:type="gramEnd"/>
        <w:r w:rsidRPr="007A3508">
          <w:rPr>
            <w:rFonts w:ascii="CIDFont+F1" w:hAnsi="CIDFont+F1"/>
            <w:color w:val="000000"/>
            <w:sz w:val="24"/>
            <w:szCs w:val="24"/>
          </w:rPr>
          <w:t>前面若干次的误差进行累计，所以可以很好的消除稳态误差（假设在仅有比例项的情况下，系统卡在稳态误差了，即上例中的</w:t>
        </w:r>
        <w:r w:rsidRPr="007A3508">
          <w:rPr>
            <w:rFonts w:ascii="CIDFont+F1" w:hAnsi="CIDFont+F1"/>
            <w:color w:val="000000"/>
            <w:sz w:val="24"/>
            <w:szCs w:val="24"/>
          </w:rPr>
          <w:t>0.8</w:t>
        </w:r>
        <w:r w:rsidRPr="007A3508">
          <w:rPr>
            <w:rFonts w:ascii="CIDFont+F1" w:hAnsi="CIDFont+F1"/>
            <w:color w:val="000000"/>
            <w:sz w:val="24"/>
            <w:szCs w:val="24"/>
          </w:rPr>
          <w:t>，由于加入了积分项的存在，会让输入增大，从而使得水缸的水位可以大于</w:t>
        </w:r>
        <w:r w:rsidRPr="007A3508">
          <w:rPr>
            <w:rFonts w:ascii="CIDFont+F1" w:hAnsi="CIDFont+F1"/>
            <w:color w:val="000000"/>
            <w:sz w:val="24"/>
            <w:szCs w:val="24"/>
          </w:rPr>
          <w:t>0.8</w:t>
        </w:r>
        <w:r w:rsidRPr="007A3508">
          <w:rPr>
            <w:rFonts w:ascii="CIDFont+F1" w:hAnsi="CIDFont+F1"/>
            <w:color w:val="000000"/>
            <w:sz w:val="24"/>
            <w:szCs w:val="24"/>
          </w:rPr>
          <w:t>，渐渐到达目标的</w:t>
        </w:r>
        <w:r w:rsidRPr="007A3508">
          <w:rPr>
            <w:rFonts w:ascii="CIDFont+F1" w:hAnsi="CIDFont+F1"/>
            <w:color w:val="000000"/>
            <w:sz w:val="24"/>
            <w:szCs w:val="24"/>
          </w:rPr>
          <w:t>1.0.</w:t>
        </w:r>
        <w:r w:rsidRPr="007A3508">
          <w:rPr>
            <w:rFonts w:ascii="CIDFont+F1" w:hAnsi="CIDFont+F1"/>
            <w:color w:val="000000"/>
            <w:sz w:val="24"/>
            <w:szCs w:val="24"/>
          </w:rPr>
          <w:t>）这就是积分项的作用。</w:t>
        </w:r>
      </w:ins>
    </w:p>
    <w:p w14:paraId="7738287A" w14:textId="77777777" w:rsidR="007A3508" w:rsidRPr="007A3508" w:rsidRDefault="007A3508">
      <w:pPr>
        <w:pStyle w:val="a3"/>
        <w:rPr>
          <w:ins w:id="942" w:author="sun lanlan" w:date="2023-11-08T10:34:00Z"/>
          <w:rFonts w:ascii="CIDFont+F1" w:hAnsi="CIDFont+F1"/>
          <w:color w:val="000000"/>
          <w:sz w:val="24"/>
          <w:szCs w:val="24"/>
          <w:rPrChange w:id="943" w:author="sun lanlan" w:date="2023-11-08T10:47:00Z">
            <w:rPr>
              <w:ins w:id="944" w:author="sun lanlan" w:date="2023-11-08T10:34:00Z"/>
              <w:rFonts w:ascii="Arial" w:eastAsiaTheme="minorEastAsia" w:hAnsiTheme="minorHAnsi" w:cstheme="minorBidi"/>
              <w:sz w:val="20"/>
              <w:szCs w:val="22"/>
            </w:rPr>
          </w:rPrChange>
        </w:rPr>
        <w:pPrChange w:id="945" w:author="sun lanlan" w:date="2023-11-08T10:47:00Z">
          <w:pPr>
            <w:pStyle w:val="a3"/>
            <w:spacing w:line="480" w:lineRule="auto"/>
          </w:pPr>
        </w:pPrChange>
      </w:pPr>
    </w:p>
    <w:p w14:paraId="312D802A" w14:textId="33DCDE84" w:rsidR="00EE5A52" w:rsidRDefault="00EE5A52" w:rsidP="007A3508">
      <w:pPr>
        <w:pStyle w:val="a3"/>
        <w:rPr>
          <w:ins w:id="946" w:author="sun lanlan" w:date="2023-11-08T10:54:00Z"/>
          <w:rFonts w:ascii="CIDFont+F1" w:hAnsi="CIDFont+F1" w:hint="eastAsia"/>
          <w:b/>
          <w:bCs/>
          <w:color w:val="000000"/>
          <w:sz w:val="24"/>
          <w:szCs w:val="24"/>
        </w:rPr>
      </w:pPr>
      <w:ins w:id="947" w:author="sun lanlan" w:date="2023-11-08T10:33:00Z">
        <w:r w:rsidRPr="007A3508">
          <w:rPr>
            <w:rFonts w:ascii="CIDFont+F1" w:hAnsi="CIDFont+F1"/>
            <w:b/>
            <w:bCs/>
            <w:color w:val="000000"/>
            <w:sz w:val="24"/>
            <w:szCs w:val="24"/>
            <w:rPrChange w:id="948" w:author="sun lanlan" w:date="2023-11-08T10:54:00Z">
              <w:rPr>
                <w:rFonts w:ascii="Arial" w:eastAsiaTheme="minorEastAsia" w:hAnsiTheme="minorHAnsi" w:cstheme="minorBidi"/>
                <w:sz w:val="20"/>
                <w:szCs w:val="22"/>
              </w:rPr>
            </w:rPrChange>
          </w:rPr>
          <w:t>微分</w:t>
        </w:r>
        <w:r w:rsidRPr="007A3508">
          <w:rPr>
            <w:rFonts w:ascii="CIDFont+F1" w:hAnsi="CIDFont+F1"/>
            <w:b/>
            <w:bCs/>
            <w:color w:val="000000"/>
            <w:sz w:val="24"/>
            <w:szCs w:val="24"/>
            <w:rPrChange w:id="949" w:author="sun lanlan" w:date="2023-11-08T10:54:00Z">
              <w:rPr>
                <w:rFonts w:ascii="Arial" w:eastAsiaTheme="minorEastAsia" w:hAnsiTheme="minorHAnsi" w:cstheme="minorBidi"/>
                <w:sz w:val="20"/>
                <w:szCs w:val="22"/>
              </w:rPr>
            </w:rPrChange>
          </w:rPr>
          <w:t xml:space="preserve"> D</w:t>
        </w:r>
        <w:r w:rsidRPr="007A3508">
          <w:rPr>
            <w:rFonts w:ascii="CIDFont+F1" w:hAnsi="CIDFont+F1"/>
            <w:b/>
            <w:bCs/>
            <w:color w:val="000000"/>
            <w:sz w:val="24"/>
            <w:szCs w:val="24"/>
            <w:rPrChange w:id="950" w:author="sun lanlan" w:date="2023-11-08T10:54:00Z">
              <w:rPr>
                <w:rFonts w:ascii="Arial" w:eastAsiaTheme="minorEastAsia" w:hAnsiTheme="minorHAnsi" w:cstheme="minorBidi"/>
                <w:sz w:val="20"/>
                <w:szCs w:val="22"/>
              </w:rPr>
            </w:rPrChange>
          </w:rPr>
          <w:t>（</w:t>
        </w:r>
        <w:r w:rsidRPr="007A3508">
          <w:rPr>
            <w:rFonts w:ascii="CIDFont+F1" w:hAnsi="CIDFont+F1"/>
            <w:b/>
            <w:bCs/>
            <w:color w:val="000000"/>
            <w:sz w:val="24"/>
            <w:szCs w:val="24"/>
            <w:rPrChange w:id="951" w:author="sun lanlan" w:date="2023-11-08T10:54:00Z">
              <w:rPr>
                <w:rFonts w:ascii="Arial" w:eastAsiaTheme="minorEastAsia" w:hAnsiTheme="minorHAnsi" w:cstheme="minorBidi"/>
                <w:sz w:val="20"/>
                <w:szCs w:val="22"/>
              </w:rPr>
            </w:rPrChange>
          </w:rPr>
          <w:t>derivative</w:t>
        </w:r>
        <w:r w:rsidRPr="007A3508">
          <w:rPr>
            <w:rFonts w:ascii="CIDFont+F1" w:hAnsi="CIDFont+F1"/>
            <w:b/>
            <w:bCs/>
            <w:color w:val="000000"/>
            <w:sz w:val="24"/>
            <w:szCs w:val="24"/>
            <w:rPrChange w:id="952" w:author="sun lanlan" w:date="2023-11-08T10:54:00Z">
              <w:rPr>
                <w:rFonts w:ascii="Arial" w:eastAsiaTheme="minorEastAsia" w:hAnsiTheme="minorHAnsi" w:cstheme="minorBidi"/>
                <w:sz w:val="20"/>
                <w:szCs w:val="22"/>
              </w:rPr>
            </w:rPrChange>
          </w:rPr>
          <w:t>）</w:t>
        </w:r>
      </w:ins>
    </w:p>
    <w:p w14:paraId="6ABE3EAD" w14:textId="77777777" w:rsidR="007A3508" w:rsidRPr="007A3508" w:rsidRDefault="007A3508">
      <w:pPr>
        <w:pStyle w:val="a3"/>
        <w:rPr>
          <w:ins w:id="953" w:author="sun lanlan" w:date="2023-11-08T10:33:00Z"/>
          <w:rFonts w:ascii="CIDFont+F1" w:hAnsi="CIDFont+F1"/>
          <w:b/>
          <w:bCs/>
          <w:color w:val="000000"/>
          <w:sz w:val="24"/>
          <w:szCs w:val="24"/>
          <w:rPrChange w:id="954" w:author="sun lanlan" w:date="2023-11-08T10:54:00Z">
            <w:rPr>
              <w:ins w:id="955" w:author="sun lanlan" w:date="2023-11-08T10:33:00Z"/>
              <w:rFonts w:ascii="宋体" w:eastAsia="宋体" w:hAnsi="宋体" w:cs="宋体"/>
              <w:sz w:val="18"/>
            </w:rPr>
          </w:rPrChange>
        </w:rPr>
        <w:pPrChange w:id="956" w:author="sun lanlan" w:date="2023-11-08T10:47:00Z">
          <w:pPr>
            <w:ind w:firstLineChars="200" w:firstLine="360"/>
            <w:jc w:val="left"/>
          </w:pPr>
        </w:pPrChange>
      </w:pPr>
    </w:p>
    <w:p w14:paraId="5CAB2E17" w14:textId="4E13A53F" w:rsidR="007A3508" w:rsidRDefault="007A3508">
      <w:pPr>
        <w:pStyle w:val="a3"/>
        <w:rPr>
          <w:ins w:id="957" w:author="sun lanlan" w:date="2023-11-08T10:55:00Z"/>
          <w:rFonts w:ascii="CIDFont+F1" w:hAnsi="CIDFont+F1" w:hint="eastAsia"/>
          <w:color w:val="000000"/>
          <w:sz w:val="24"/>
          <w:szCs w:val="24"/>
        </w:rPr>
      </w:pPr>
      <w:ins w:id="958" w:author="sun lanlan" w:date="2023-11-08T10:53:00Z">
        <w:r w:rsidRPr="007A3508">
          <w:rPr>
            <w:rFonts w:ascii="CIDFont+F1" w:hAnsi="CIDFont+F1" w:hint="eastAsia"/>
            <w:color w:val="000000"/>
            <w:sz w:val="24"/>
            <w:szCs w:val="24"/>
          </w:rPr>
          <w:t>换一个另外的例子，考虑</w:t>
        </w:r>
      </w:ins>
      <w:ins w:id="959" w:author="sun lanlan" w:date="2023-11-08T10:55:00Z">
        <w:r>
          <w:rPr>
            <w:rFonts w:ascii="CIDFont+F1" w:hAnsi="CIDFont+F1" w:hint="eastAsia"/>
            <w:color w:val="000000"/>
            <w:sz w:val="24"/>
            <w:szCs w:val="24"/>
          </w:rPr>
          <w:t>路上行驶汽车的</w:t>
        </w:r>
      </w:ins>
      <w:ins w:id="960" w:author="sun lanlan" w:date="2023-11-08T10:53:00Z">
        <w:r w:rsidRPr="007A3508">
          <w:rPr>
            <w:rFonts w:ascii="CIDFont+F1" w:hAnsi="CIDFont+F1" w:hint="eastAsia"/>
            <w:color w:val="000000"/>
            <w:sz w:val="24"/>
            <w:szCs w:val="24"/>
          </w:rPr>
          <w:t>刹车情况。平稳的驾驶车辆，当发现前面有红灯时，为了使得行车平稳，基本上提前几十米就放松</w:t>
        </w:r>
        <w:proofErr w:type="gramStart"/>
        <w:r w:rsidRPr="007A3508">
          <w:rPr>
            <w:rFonts w:ascii="CIDFont+F1" w:hAnsi="CIDFont+F1" w:hint="eastAsia"/>
            <w:color w:val="000000"/>
            <w:sz w:val="24"/>
            <w:szCs w:val="24"/>
          </w:rPr>
          <w:t>油门并踩刹车</w:t>
        </w:r>
        <w:proofErr w:type="gramEnd"/>
        <w:r w:rsidRPr="007A3508">
          <w:rPr>
            <w:rFonts w:ascii="CIDFont+F1" w:hAnsi="CIDFont+F1" w:hint="eastAsia"/>
            <w:color w:val="000000"/>
            <w:sz w:val="24"/>
            <w:szCs w:val="24"/>
          </w:rPr>
          <w:t>了。当车辆离停车线非常近的时候，则使劲踩刹车，使车辆停下来。整个过程可以</w:t>
        </w:r>
        <w:proofErr w:type="gramStart"/>
        <w:r w:rsidRPr="007A3508">
          <w:rPr>
            <w:rFonts w:ascii="CIDFont+F1" w:hAnsi="CIDFont+F1" w:hint="eastAsia"/>
            <w:color w:val="000000"/>
            <w:sz w:val="24"/>
            <w:szCs w:val="24"/>
          </w:rPr>
          <w:t>看做</w:t>
        </w:r>
        <w:proofErr w:type="gramEnd"/>
        <w:r w:rsidRPr="007A3508">
          <w:rPr>
            <w:rFonts w:ascii="CIDFont+F1" w:hAnsi="CIDFont+F1" w:hint="eastAsia"/>
            <w:color w:val="000000"/>
            <w:sz w:val="24"/>
            <w:szCs w:val="24"/>
          </w:rPr>
          <w:t>一个加入微分的控制策略。</w:t>
        </w:r>
      </w:ins>
    </w:p>
    <w:p w14:paraId="5ACE2EDE" w14:textId="77777777" w:rsidR="007A3508" w:rsidRPr="007A3508" w:rsidRDefault="007A3508" w:rsidP="007A3508">
      <w:pPr>
        <w:pStyle w:val="a3"/>
        <w:rPr>
          <w:ins w:id="961" w:author="sun lanlan" w:date="2023-11-08T10:53:00Z"/>
          <w:rFonts w:ascii="CIDFont+F1" w:hAnsi="CIDFont+F1" w:hint="eastAsia"/>
          <w:color w:val="000000"/>
          <w:sz w:val="24"/>
          <w:szCs w:val="24"/>
        </w:rPr>
      </w:pPr>
    </w:p>
    <w:p w14:paraId="7803AFEF" w14:textId="77777777" w:rsidR="007A04E6" w:rsidRDefault="007A3508" w:rsidP="007A3508">
      <w:pPr>
        <w:pStyle w:val="a3"/>
        <w:rPr>
          <w:ins w:id="962" w:author="sun lanlan" w:date="2023-11-08T10:57:00Z"/>
          <w:rFonts w:ascii="CIDFont+F1" w:hAnsi="CIDFont+F1" w:hint="eastAsia"/>
          <w:color w:val="000000"/>
          <w:sz w:val="24"/>
          <w:szCs w:val="24"/>
        </w:rPr>
      </w:pPr>
      <w:ins w:id="963" w:author="sun lanlan" w:date="2023-11-08T10:53:00Z">
        <w:r w:rsidRPr="007A3508">
          <w:rPr>
            <w:rFonts w:ascii="CIDFont+F1" w:hAnsi="CIDFont+F1" w:hint="eastAsia"/>
            <w:color w:val="000000"/>
            <w:sz w:val="24"/>
            <w:szCs w:val="24"/>
          </w:rPr>
          <w:t>微分，说白了在离散情况下，就是</w:t>
        </w:r>
        <w:r w:rsidRPr="007A3508">
          <w:rPr>
            <w:rFonts w:ascii="CIDFont+F1" w:hAnsi="CIDFont+F1"/>
            <w:color w:val="000000"/>
            <w:sz w:val="24"/>
            <w:szCs w:val="24"/>
          </w:rPr>
          <w:t>error</w:t>
        </w:r>
        <w:r w:rsidRPr="007A3508">
          <w:rPr>
            <w:rFonts w:ascii="CIDFont+F1" w:hAnsi="CIDFont+F1"/>
            <w:color w:val="000000"/>
            <w:sz w:val="24"/>
            <w:szCs w:val="24"/>
          </w:rPr>
          <w:t>的差值，就是</w:t>
        </w:r>
        <w:r w:rsidRPr="007A3508">
          <w:rPr>
            <w:rFonts w:ascii="CIDFont+F1" w:hAnsi="CIDFont+F1"/>
            <w:color w:val="000000"/>
            <w:sz w:val="24"/>
            <w:szCs w:val="24"/>
          </w:rPr>
          <w:t>t</w:t>
        </w:r>
        <w:r w:rsidRPr="007A3508">
          <w:rPr>
            <w:rFonts w:ascii="CIDFont+F1" w:hAnsi="CIDFont+F1"/>
            <w:color w:val="000000"/>
            <w:sz w:val="24"/>
            <w:szCs w:val="24"/>
          </w:rPr>
          <w:t>时刻和</w:t>
        </w:r>
        <w:r w:rsidRPr="007A3508">
          <w:rPr>
            <w:rFonts w:ascii="CIDFont+F1" w:hAnsi="CIDFont+F1"/>
            <w:color w:val="000000"/>
            <w:sz w:val="24"/>
            <w:szCs w:val="24"/>
          </w:rPr>
          <w:t>t-1</w:t>
        </w:r>
        <w:r w:rsidRPr="007A3508">
          <w:rPr>
            <w:rFonts w:ascii="CIDFont+F1" w:hAnsi="CIDFont+F1"/>
            <w:color w:val="000000"/>
            <w:sz w:val="24"/>
            <w:szCs w:val="24"/>
          </w:rPr>
          <w:t>时刻</w:t>
        </w:r>
        <w:r w:rsidRPr="007A3508">
          <w:rPr>
            <w:rFonts w:ascii="CIDFont+F1" w:hAnsi="CIDFont+F1"/>
            <w:color w:val="000000"/>
            <w:sz w:val="24"/>
            <w:szCs w:val="24"/>
          </w:rPr>
          <w:t>error</w:t>
        </w:r>
        <w:r w:rsidRPr="007A3508">
          <w:rPr>
            <w:rFonts w:ascii="CIDFont+F1" w:hAnsi="CIDFont+F1"/>
            <w:color w:val="000000"/>
            <w:sz w:val="24"/>
            <w:szCs w:val="24"/>
          </w:rPr>
          <w:t>的差，即</w:t>
        </w:r>
        <w:r w:rsidRPr="007A3508">
          <w:rPr>
            <w:rFonts w:ascii="CIDFont+F1" w:hAnsi="CIDFont+F1"/>
            <w:color w:val="000000"/>
            <w:sz w:val="24"/>
            <w:szCs w:val="24"/>
          </w:rPr>
          <w:t>u=</w:t>
        </w:r>
        <w:proofErr w:type="spellStart"/>
        <w:r w:rsidRPr="007A3508">
          <w:rPr>
            <w:rFonts w:ascii="CIDFont+F1" w:hAnsi="CIDFont+F1"/>
            <w:color w:val="000000"/>
            <w:sz w:val="24"/>
            <w:szCs w:val="24"/>
          </w:rPr>
          <w:t>kd</w:t>
        </w:r>
        <w:proofErr w:type="spellEnd"/>
        <w:r w:rsidRPr="007A3508">
          <w:rPr>
            <w:rFonts w:ascii="CIDFont+F1" w:hAnsi="CIDFont+F1"/>
            <w:color w:val="000000"/>
            <w:sz w:val="24"/>
            <w:szCs w:val="24"/>
          </w:rPr>
          <w:t>*</w:t>
        </w:r>
        <w:r w:rsidRPr="007A3508">
          <w:rPr>
            <w:rFonts w:ascii="CIDFont+F1" w:hAnsi="CIDFont+F1"/>
            <w:color w:val="000000"/>
            <w:sz w:val="24"/>
            <w:szCs w:val="24"/>
          </w:rPr>
          <w:t>（</w:t>
        </w:r>
        <w:r w:rsidRPr="007A3508">
          <w:rPr>
            <w:rFonts w:ascii="CIDFont+F1" w:hAnsi="CIDFont+F1"/>
            <w:color w:val="000000"/>
            <w:sz w:val="24"/>
            <w:szCs w:val="24"/>
          </w:rPr>
          <w:t>error</w:t>
        </w:r>
        <w:r w:rsidRPr="007A3508">
          <w:rPr>
            <w:rFonts w:ascii="CIDFont+F1" w:hAnsi="CIDFont+F1"/>
            <w:color w:val="000000"/>
            <w:sz w:val="24"/>
            <w:szCs w:val="24"/>
          </w:rPr>
          <w:t>（</w:t>
        </w:r>
        <w:r w:rsidRPr="007A3508">
          <w:rPr>
            <w:rFonts w:ascii="CIDFont+F1" w:hAnsi="CIDFont+F1"/>
            <w:color w:val="000000"/>
            <w:sz w:val="24"/>
            <w:szCs w:val="24"/>
          </w:rPr>
          <w:t>t</w:t>
        </w:r>
        <w:r w:rsidRPr="007A3508">
          <w:rPr>
            <w:rFonts w:ascii="CIDFont+F1" w:hAnsi="CIDFont+F1"/>
            <w:color w:val="000000"/>
            <w:sz w:val="24"/>
            <w:szCs w:val="24"/>
          </w:rPr>
          <w:t>）</w:t>
        </w:r>
        <w:r w:rsidRPr="007A3508">
          <w:rPr>
            <w:rFonts w:ascii="CIDFont+F1" w:hAnsi="CIDFont+F1"/>
            <w:color w:val="000000"/>
            <w:sz w:val="24"/>
            <w:szCs w:val="24"/>
          </w:rPr>
          <w:t>-error</w:t>
        </w:r>
        <w:r w:rsidRPr="007A3508">
          <w:rPr>
            <w:rFonts w:ascii="CIDFont+F1" w:hAnsi="CIDFont+F1"/>
            <w:color w:val="000000"/>
            <w:sz w:val="24"/>
            <w:szCs w:val="24"/>
          </w:rPr>
          <w:t>（</w:t>
        </w:r>
        <w:r w:rsidRPr="007A3508">
          <w:rPr>
            <w:rFonts w:ascii="CIDFont+F1" w:hAnsi="CIDFont+F1"/>
            <w:color w:val="000000"/>
            <w:sz w:val="24"/>
            <w:szCs w:val="24"/>
          </w:rPr>
          <w:t>t-1</w:t>
        </w:r>
        <w:r w:rsidRPr="007A3508">
          <w:rPr>
            <w:rFonts w:ascii="CIDFont+F1" w:hAnsi="CIDFont+F1"/>
            <w:color w:val="000000"/>
            <w:sz w:val="24"/>
            <w:szCs w:val="24"/>
          </w:rPr>
          <w:t>）），其中的</w:t>
        </w:r>
        <w:proofErr w:type="spellStart"/>
        <w:r w:rsidRPr="007A3508">
          <w:rPr>
            <w:rFonts w:ascii="CIDFont+F1" w:hAnsi="CIDFont+F1"/>
            <w:color w:val="000000"/>
            <w:sz w:val="24"/>
            <w:szCs w:val="24"/>
          </w:rPr>
          <w:t>kd</w:t>
        </w:r>
        <w:proofErr w:type="spellEnd"/>
        <w:r w:rsidRPr="007A3508">
          <w:rPr>
            <w:rFonts w:ascii="CIDFont+F1" w:hAnsi="CIDFont+F1"/>
            <w:color w:val="000000"/>
            <w:sz w:val="24"/>
            <w:szCs w:val="24"/>
          </w:rPr>
          <w:t>是一个系数项。可以看到，在刹车过程中，因为</w:t>
        </w:r>
        <w:r w:rsidRPr="007A3508">
          <w:rPr>
            <w:rFonts w:ascii="CIDFont+F1" w:hAnsi="CIDFont+F1"/>
            <w:color w:val="000000"/>
            <w:sz w:val="24"/>
            <w:szCs w:val="24"/>
          </w:rPr>
          <w:t>error</w:t>
        </w:r>
        <w:r w:rsidRPr="007A3508">
          <w:rPr>
            <w:rFonts w:ascii="CIDFont+F1" w:hAnsi="CIDFont+F1"/>
            <w:color w:val="000000"/>
            <w:sz w:val="24"/>
            <w:szCs w:val="24"/>
          </w:rPr>
          <w:t>是越来越小的，所以这个微分控制</w:t>
        </w:r>
        <w:proofErr w:type="gramStart"/>
        <w:r w:rsidRPr="007A3508">
          <w:rPr>
            <w:rFonts w:ascii="CIDFont+F1" w:hAnsi="CIDFont+F1"/>
            <w:color w:val="000000"/>
            <w:sz w:val="24"/>
            <w:szCs w:val="24"/>
          </w:rPr>
          <w:t>项一定</w:t>
        </w:r>
        <w:proofErr w:type="gramEnd"/>
        <w:r w:rsidRPr="007A3508">
          <w:rPr>
            <w:rFonts w:ascii="CIDFont+F1" w:hAnsi="CIDFont+F1"/>
            <w:color w:val="000000"/>
            <w:sz w:val="24"/>
            <w:szCs w:val="24"/>
          </w:rPr>
          <w:t>是负数，在控制中加入一个负数项，他存在的作用就是为了防止汽车由于刹车不及时而闯过了线。</w:t>
        </w:r>
      </w:ins>
    </w:p>
    <w:p w14:paraId="2E140FAF" w14:textId="2EE3E638" w:rsidR="007A3508" w:rsidRPr="007A3508" w:rsidRDefault="007A3508" w:rsidP="007A3508">
      <w:pPr>
        <w:pStyle w:val="a3"/>
        <w:rPr>
          <w:ins w:id="964" w:author="sun lanlan" w:date="2023-11-08T10:53:00Z"/>
          <w:rFonts w:ascii="CIDFont+F1" w:hAnsi="CIDFont+F1" w:hint="eastAsia"/>
          <w:color w:val="000000"/>
          <w:sz w:val="24"/>
          <w:szCs w:val="24"/>
        </w:rPr>
      </w:pPr>
      <w:ins w:id="965" w:author="sun lanlan" w:date="2023-11-08T10:53:00Z">
        <w:r w:rsidRPr="007A3508">
          <w:rPr>
            <w:rFonts w:ascii="CIDFont+F1" w:hAnsi="CIDFont+F1"/>
            <w:color w:val="000000"/>
            <w:sz w:val="24"/>
            <w:szCs w:val="24"/>
          </w:rPr>
          <w:t>从常识上可以理解，越是靠近停车线，越是应该注意踩刹车，不能让车过线，所以这个微分项的作用，就可以理解为刹车，当车离停车线很近并且车速还很快时，</w:t>
        </w:r>
        <w:r w:rsidRPr="007A3508">
          <w:rPr>
            <w:rFonts w:ascii="CIDFont+F1" w:hAnsi="CIDFont+F1"/>
            <w:color w:val="000000"/>
            <w:sz w:val="24"/>
            <w:szCs w:val="24"/>
          </w:rPr>
          <w:lastRenderedPageBreak/>
          <w:t>这个微分项的绝对值（实际上是一个负数）就会很</w:t>
        </w:r>
        <w:r w:rsidRPr="007A3508">
          <w:rPr>
            <w:rFonts w:ascii="CIDFont+F1" w:hAnsi="CIDFont+F1" w:hint="eastAsia"/>
            <w:color w:val="000000"/>
            <w:sz w:val="24"/>
            <w:szCs w:val="24"/>
          </w:rPr>
          <w:t>大，从而表示应该用力踩刹车才能让车停下来。</w:t>
        </w:r>
      </w:ins>
    </w:p>
    <w:p w14:paraId="52AA728E" w14:textId="77777777" w:rsidR="007A3508" w:rsidRPr="007A3508" w:rsidRDefault="007A3508" w:rsidP="007A3508">
      <w:pPr>
        <w:pStyle w:val="a3"/>
        <w:rPr>
          <w:ins w:id="966" w:author="sun lanlan" w:date="2023-11-08T10:53:00Z"/>
          <w:rFonts w:ascii="CIDFont+F1" w:hAnsi="CIDFont+F1" w:hint="eastAsia"/>
          <w:color w:val="000000"/>
          <w:sz w:val="24"/>
          <w:szCs w:val="24"/>
        </w:rPr>
      </w:pPr>
      <w:ins w:id="967" w:author="sun lanlan" w:date="2023-11-08T10:53:00Z">
        <w:r w:rsidRPr="007A3508">
          <w:rPr>
            <w:rFonts w:ascii="CIDFont+F1" w:hAnsi="CIDFont+F1" w:hint="eastAsia"/>
            <w:color w:val="000000"/>
            <w:sz w:val="24"/>
            <w:szCs w:val="24"/>
          </w:rPr>
          <w:t>切换到上面给水缸加水的例子，就是当发现水缸里的水快要接近</w:t>
        </w:r>
        <w:r w:rsidRPr="007A3508">
          <w:rPr>
            <w:rFonts w:ascii="CIDFont+F1" w:hAnsi="CIDFont+F1"/>
            <w:color w:val="000000"/>
            <w:sz w:val="24"/>
            <w:szCs w:val="24"/>
          </w:rPr>
          <w:t>1</w:t>
        </w:r>
        <w:r w:rsidRPr="007A3508">
          <w:rPr>
            <w:rFonts w:ascii="CIDFont+F1" w:hAnsi="CIDFont+F1"/>
            <w:color w:val="000000"/>
            <w:sz w:val="24"/>
            <w:szCs w:val="24"/>
          </w:rPr>
          <w:t>的时候，加入微分项，可以防止给水缸里的水加到超过</w:t>
        </w:r>
        <w:r w:rsidRPr="007A3508">
          <w:rPr>
            <w:rFonts w:ascii="CIDFont+F1" w:hAnsi="CIDFont+F1"/>
            <w:color w:val="000000"/>
            <w:sz w:val="24"/>
            <w:szCs w:val="24"/>
          </w:rPr>
          <w:t>1</w:t>
        </w:r>
        <w:r w:rsidRPr="007A3508">
          <w:rPr>
            <w:rFonts w:ascii="CIDFont+F1" w:hAnsi="CIDFont+F1"/>
            <w:color w:val="000000"/>
            <w:sz w:val="24"/>
            <w:szCs w:val="24"/>
          </w:rPr>
          <w:t>米的高度，说白了就是减少控制过程中的震荡。</w:t>
        </w:r>
      </w:ins>
    </w:p>
    <w:p w14:paraId="6FF9A473" w14:textId="77777777" w:rsidR="007A3508" w:rsidRDefault="007A3508" w:rsidP="007A3508">
      <w:pPr>
        <w:pStyle w:val="a3"/>
        <w:rPr>
          <w:ins w:id="968" w:author="sun lanlan" w:date="2023-11-08T10:58:00Z"/>
          <w:rFonts w:ascii="CIDFont+F1" w:hAnsi="CIDFont+F1" w:hint="eastAsia"/>
          <w:color w:val="000000"/>
          <w:sz w:val="24"/>
          <w:szCs w:val="24"/>
        </w:rPr>
      </w:pPr>
    </w:p>
    <w:p w14:paraId="1A0A2F7D" w14:textId="3B0C2806" w:rsidR="007A04E6" w:rsidRDefault="007A04E6" w:rsidP="007A3508">
      <w:pPr>
        <w:pStyle w:val="a3"/>
        <w:rPr>
          <w:ins w:id="969" w:author="sun lanlan" w:date="2023-11-08T10:58:00Z"/>
          <w:rFonts w:ascii="CIDFont+F1" w:hAnsi="CIDFont+F1" w:hint="eastAsia"/>
          <w:color w:val="000000"/>
          <w:sz w:val="24"/>
          <w:szCs w:val="24"/>
        </w:rPr>
      </w:pPr>
      <w:ins w:id="970" w:author="sun lanlan" w:date="2023-11-08T10:58:00Z">
        <w:r>
          <w:rPr>
            <w:rFonts w:ascii="CIDFont+F1" w:hAnsi="CIDFont+F1" w:hint="eastAsia"/>
            <w:color w:val="000000"/>
            <w:sz w:val="24"/>
            <w:szCs w:val="24"/>
          </w:rPr>
          <w:t>PID</w:t>
        </w:r>
        <w:r>
          <w:rPr>
            <w:rFonts w:ascii="CIDFont+F1" w:hAnsi="CIDFont+F1" w:hint="eastAsia"/>
            <w:color w:val="000000"/>
            <w:sz w:val="24"/>
            <w:szCs w:val="24"/>
          </w:rPr>
          <w:t>控制：</w:t>
        </w:r>
      </w:ins>
    </w:p>
    <w:p w14:paraId="253C5989" w14:textId="77777777" w:rsidR="007A04E6" w:rsidRPr="007A3508" w:rsidRDefault="007A04E6" w:rsidP="007A3508">
      <w:pPr>
        <w:pStyle w:val="a3"/>
        <w:rPr>
          <w:ins w:id="971" w:author="sun lanlan" w:date="2023-11-08T10:53:00Z"/>
          <w:rFonts w:ascii="CIDFont+F1" w:hAnsi="CIDFont+F1" w:hint="eastAsia"/>
          <w:color w:val="000000"/>
          <w:sz w:val="24"/>
          <w:szCs w:val="24"/>
        </w:rPr>
      </w:pPr>
    </w:p>
    <w:p w14:paraId="077239E4" w14:textId="2BADCADC" w:rsidR="000B6B6B" w:rsidDel="007A04E6" w:rsidRDefault="007A04E6" w:rsidP="00E03F22">
      <w:pPr>
        <w:pStyle w:val="a3"/>
        <w:rPr>
          <w:del w:id="972" w:author="sun lanlan" w:date="2023-11-08T09:56:00Z"/>
          <w:rFonts w:ascii="CIDFont+F1" w:hAnsi="CIDFont+F1" w:hint="eastAsia"/>
          <w:color w:val="000000"/>
          <w:sz w:val="24"/>
          <w:szCs w:val="24"/>
        </w:rPr>
      </w:pPr>
      <w:ins w:id="973" w:author="sun lanlan" w:date="2023-11-08T10:58:00Z">
        <w:r w:rsidRPr="007A04E6">
          <w:rPr>
            <w:rFonts w:ascii="CIDFont+F1" w:hAnsi="CIDFont+F1"/>
            <w:noProof/>
            <w:color w:val="000000"/>
            <w:sz w:val="24"/>
            <w:szCs w:val="24"/>
          </w:rPr>
          <w:drawing>
            <wp:inline distT="0" distB="0" distL="0" distR="0" wp14:anchorId="5D3C6397" wp14:editId="5AFAE805">
              <wp:extent cx="5274310" cy="1574800"/>
              <wp:effectExtent l="0" t="0" r="2540" b="6350"/>
              <wp:docPr id="14352264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74800"/>
                      </a:xfrm>
                      <a:prstGeom prst="rect">
                        <a:avLst/>
                      </a:prstGeom>
                      <a:noFill/>
                      <a:ln>
                        <a:noFill/>
                      </a:ln>
                    </pic:spPr>
                  </pic:pic>
                </a:graphicData>
              </a:graphic>
            </wp:inline>
          </w:drawing>
        </w:r>
      </w:ins>
      <w:del w:id="974" w:author="sun lanlan" w:date="2023-11-08T09:56:00Z">
        <w:r w:rsidRPr="007A3508" w:rsidDel="00071403">
          <w:rPr>
            <w:rFonts w:ascii="CIDFont+F1" w:hAnsi="CIDFont+F1" w:hint="eastAsia"/>
            <w:color w:val="000000"/>
            <w:sz w:val="24"/>
            <w:szCs w:val="24"/>
            <w:rPrChange w:id="975" w:author="sun lanlan" w:date="2023-11-08T10:47:00Z">
              <w:rPr>
                <w:rFonts w:hint="eastAsia"/>
                <w:color w:val="333333"/>
                <w:shd w:val="clear" w:color="auto" w:fill="FFFFFF"/>
              </w:rPr>
            </w:rPrChange>
          </w:rPr>
          <w:delText>在</w:delText>
        </w:r>
        <w:r w:rsidRPr="007A3508" w:rsidDel="00071403">
          <w:rPr>
            <w:rFonts w:ascii="CIDFont+F1" w:hAnsi="CIDFont+F1"/>
            <w:color w:val="000000"/>
            <w:sz w:val="24"/>
            <w:szCs w:val="24"/>
            <w:rPrChange w:id="976" w:author="sun lanlan" w:date="2023-11-08T10:47:00Z">
              <w:rPr>
                <w:color w:val="333333"/>
                <w:shd w:val="clear" w:color="auto" w:fill="FFFFFF"/>
              </w:rPr>
            </w:rPrChange>
          </w:rPr>
          <w:delText>yaml</w:delText>
        </w:r>
        <w:r w:rsidRPr="007A3508" w:rsidDel="00071403">
          <w:rPr>
            <w:rFonts w:ascii="CIDFont+F1" w:hAnsi="CIDFont+F1" w:hint="eastAsia"/>
            <w:color w:val="000000"/>
            <w:sz w:val="24"/>
            <w:szCs w:val="24"/>
            <w:rPrChange w:id="977" w:author="sun lanlan" w:date="2023-11-08T10:47:00Z">
              <w:rPr>
                <w:rFonts w:hint="eastAsia"/>
                <w:color w:val="333333"/>
                <w:shd w:val="clear" w:color="auto" w:fill="FFFFFF"/>
              </w:rPr>
            </w:rPrChange>
          </w:rPr>
          <w:delText>文件里面定义了很多</w:delText>
        </w:r>
        <w:r w:rsidRPr="007A3508" w:rsidDel="00071403">
          <w:rPr>
            <w:rFonts w:ascii="CIDFont+F1" w:hAnsi="CIDFont+F1"/>
            <w:color w:val="000000"/>
            <w:sz w:val="24"/>
            <w:szCs w:val="24"/>
            <w:rPrChange w:id="978" w:author="sun lanlan" w:date="2023-11-08T10:47:00Z">
              <w:rPr>
                <w:color w:val="333333"/>
                <w:shd w:val="clear" w:color="auto" w:fill="FFFFFF"/>
              </w:rPr>
            </w:rPrChange>
          </w:rPr>
          <w:delText>laser_filters</w:delText>
        </w:r>
        <w:r w:rsidRPr="007A3508" w:rsidDel="00071403">
          <w:rPr>
            <w:rFonts w:ascii="CIDFont+F1" w:hAnsi="CIDFont+F1" w:hint="eastAsia"/>
            <w:color w:val="000000"/>
            <w:sz w:val="24"/>
            <w:szCs w:val="24"/>
            <w:rPrChange w:id="979" w:author="sun lanlan" w:date="2023-11-08T10:47:00Z">
              <w:rPr>
                <w:rFonts w:hint="eastAsia"/>
                <w:color w:val="333333"/>
                <w:shd w:val="clear" w:color="auto" w:fill="FFFFFF"/>
              </w:rPr>
            </w:rPrChange>
          </w:rPr>
          <w:delText>消息的参数后，通过启动</w:delText>
        </w:r>
        <w:r w:rsidRPr="007A3508" w:rsidDel="00071403">
          <w:rPr>
            <w:rFonts w:ascii="CIDFont+F1" w:hAnsi="CIDFont+F1"/>
            <w:color w:val="000000"/>
            <w:sz w:val="24"/>
            <w:szCs w:val="24"/>
            <w:rPrChange w:id="980" w:author="sun lanlan" w:date="2023-11-08T10:47:00Z">
              <w:rPr>
                <w:color w:val="333333"/>
                <w:shd w:val="clear" w:color="auto" w:fill="FFFFFF"/>
              </w:rPr>
            </w:rPrChange>
          </w:rPr>
          <w:delText>laser_filters</w:delText>
        </w:r>
        <w:r w:rsidRPr="007A3508" w:rsidDel="00071403">
          <w:rPr>
            <w:rFonts w:ascii="CIDFont+F1" w:hAnsi="CIDFont+F1" w:hint="eastAsia"/>
            <w:color w:val="000000"/>
            <w:sz w:val="24"/>
            <w:szCs w:val="24"/>
            <w:rPrChange w:id="981" w:author="sun lanlan" w:date="2023-11-08T10:47:00Z">
              <w:rPr>
                <w:rFonts w:hint="eastAsia"/>
                <w:color w:val="333333"/>
                <w:shd w:val="clear" w:color="auto" w:fill="FFFFFF"/>
              </w:rPr>
            </w:rPrChange>
          </w:rPr>
          <w:delText>节点完成激光雷达消息的过滤。其中</w:delText>
        </w:r>
        <w:r w:rsidRPr="007A3508" w:rsidDel="00071403">
          <w:rPr>
            <w:rFonts w:ascii="CIDFont+F1" w:hAnsi="CIDFont+F1"/>
            <w:color w:val="000000"/>
            <w:sz w:val="24"/>
            <w:szCs w:val="24"/>
            <w:rPrChange w:id="982" w:author="sun lanlan" w:date="2023-11-08T10:47:00Z">
              <w:rPr>
                <w:color w:val="333333"/>
                <w:shd w:val="clear" w:color="auto" w:fill="FFFFFF"/>
              </w:rPr>
            </w:rPrChange>
          </w:rPr>
          <w:delText>scan_to_scan_filter_chain</w:delText>
        </w:r>
        <w:r w:rsidRPr="007A3508" w:rsidDel="00071403">
          <w:rPr>
            <w:rFonts w:ascii="CIDFont+F1" w:hAnsi="CIDFont+F1" w:hint="eastAsia"/>
            <w:color w:val="000000"/>
            <w:sz w:val="24"/>
            <w:szCs w:val="24"/>
            <w:rPrChange w:id="983" w:author="sun lanlan" w:date="2023-11-08T10:47:00Z">
              <w:rPr>
                <w:rFonts w:hint="eastAsia"/>
                <w:color w:val="333333"/>
                <w:shd w:val="clear" w:color="auto" w:fill="FFFFFF"/>
              </w:rPr>
            </w:rPrChange>
          </w:rPr>
          <w:delText>提供了从初始扫描到过滤后扫描的流程：</w:delText>
        </w:r>
        <w:r w:rsidRPr="007A3508" w:rsidDel="00071403">
          <w:rPr>
            <w:rFonts w:ascii="CIDFont+F1" w:hAnsi="CIDFont+F1"/>
            <w:noProof/>
            <w:color w:val="000000"/>
            <w:sz w:val="24"/>
            <w:szCs w:val="24"/>
            <w:rPrChange w:id="984" w:author="sun lanlan" w:date="2023-11-08T10:47:00Z">
              <w:rPr>
                <w:noProof/>
                <w:sz w:val="24"/>
                <w:szCs w:val="24"/>
              </w:rPr>
            </w:rPrChange>
          </w:rPr>
          <w:drawing>
            <wp:inline distT="0" distB="0" distL="114300" distR="114300" wp14:anchorId="01BB485D" wp14:editId="08D3C7D1">
              <wp:extent cx="5095875" cy="2696210"/>
              <wp:effectExtent l="0" t="0" r="9525" b="127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6"/>
                      <a:stretch>
                        <a:fillRect/>
                      </a:stretch>
                    </pic:blipFill>
                    <pic:spPr>
                      <a:xfrm>
                        <a:off x="0" y="0"/>
                        <a:ext cx="5095875" cy="2696210"/>
                      </a:xfrm>
                      <a:prstGeom prst="rect">
                        <a:avLst/>
                      </a:prstGeom>
                      <a:noFill/>
                      <a:ln w="9525">
                        <a:noFill/>
                      </a:ln>
                    </pic:spPr>
                  </pic:pic>
                </a:graphicData>
              </a:graphic>
            </wp:inline>
          </w:drawing>
        </w:r>
      </w:del>
    </w:p>
    <w:p w14:paraId="128F464A" w14:textId="037A0CD9" w:rsidR="007A04E6" w:rsidRDefault="007A04E6" w:rsidP="007A3508">
      <w:pPr>
        <w:pStyle w:val="a3"/>
        <w:rPr>
          <w:ins w:id="985" w:author="sun lanlan" w:date="2023-11-08T10:59:00Z"/>
          <w:rFonts w:ascii="CIDFont+F1" w:hAnsi="CIDFont+F1" w:hint="eastAsia"/>
          <w:color w:val="000000"/>
          <w:sz w:val="24"/>
          <w:szCs w:val="24"/>
        </w:rPr>
      </w:pPr>
      <w:ins w:id="986" w:author="sun lanlan" w:date="2023-11-08T10:58:00Z">
        <w:r w:rsidRPr="007A04E6">
          <w:rPr>
            <w:rFonts w:ascii="CIDFont+F1" w:hAnsi="CIDFont+F1"/>
            <w:color w:val="000000"/>
            <w:sz w:val="24"/>
            <w:szCs w:val="24"/>
          </w:rPr>
          <w:t xml:space="preserve">PID </w:t>
        </w:r>
        <w:r w:rsidRPr="007A04E6">
          <w:rPr>
            <w:rFonts w:ascii="CIDFont+F1" w:hAnsi="CIDFont+F1"/>
            <w:color w:val="000000"/>
            <w:sz w:val="24"/>
            <w:szCs w:val="24"/>
          </w:rPr>
          <w:t>算法的公式：</w:t>
        </w:r>
      </w:ins>
    </w:p>
    <w:p w14:paraId="7A762E35" w14:textId="77777777" w:rsidR="007A04E6" w:rsidRDefault="007A04E6" w:rsidP="007A3508">
      <w:pPr>
        <w:pStyle w:val="a3"/>
        <w:rPr>
          <w:ins w:id="987" w:author="sun lanlan" w:date="2023-11-08T10:58:00Z"/>
          <w:rFonts w:ascii="CIDFont+F1" w:hAnsi="CIDFont+F1" w:hint="eastAsia"/>
          <w:color w:val="000000"/>
          <w:sz w:val="24"/>
          <w:szCs w:val="24"/>
        </w:rPr>
      </w:pPr>
    </w:p>
    <w:p w14:paraId="4BB2DB5F" w14:textId="55585C53" w:rsidR="007A04E6" w:rsidRPr="007A3508" w:rsidRDefault="007A04E6">
      <w:pPr>
        <w:pStyle w:val="a3"/>
        <w:ind w:firstLineChars="600" w:firstLine="1440"/>
        <w:rPr>
          <w:ins w:id="988" w:author="sun lanlan" w:date="2023-11-08T10:58:00Z"/>
          <w:rFonts w:ascii="CIDFont+F1" w:hAnsi="CIDFont+F1"/>
          <w:color w:val="000000"/>
          <w:sz w:val="24"/>
          <w:szCs w:val="24"/>
          <w:rPrChange w:id="989" w:author="sun lanlan" w:date="2023-11-08T10:47:00Z">
            <w:rPr>
              <w:ins w:id="990" w:author="sun lanlan" w:date="2023-11-08T10:58:00Z"/>
              <w:rFonts w:ascii="宋体" w:eastAsia="宋体" w:hAnsi="宋体" w:cs="宋体"/>
              <w:sz w:val="24"/>
              <w:szCs w:val="24"/>
            </w:rPr>
          </w:rPrChange>
        </w:rPr>
        <w:pPrChange w:id="991" w:author="sun lanlan" w:date="2023-11-08T11:00:00Z">
          <w:pPr>
            <w:widowControl/>
            <w:ind w:firstLineChars="200" w:firstLine="480"/>
            <w:jc w:val="left"/>
          </w:pPr>
        </w:pPrChange>
      </w:pPr>
      <w:ins w:id="992" w:author="sun lanlan" w:date="2023-11-08T10:59:00Z">
        <w:r w:rsidRPr="007A04E6">
          <w:rPr>
            <w:rFonts w:ascii="CIDFont+F1" w:hAnsi="CIDFont+F1"/>
            <w:noProof/>
            <w:color w:val="000000"/>
            <w:sz w:val="24"/>
            <w:szCs w:val="24"/>
          </w:rPr>
          <w:drawing>
            <wp:inline distT="0" distB="0" distL="0" distR="0" wp14:anchorId="3BB0D053" wp14:editId="5408169D">
              <wp:extent cx="3981450" cy="771525"/>
              <wp:effectExtent l="0" t="0" r="0" b="9525"/>
              <wp:docPr id="13043676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771525"/>
                      </a:xfrm>
                      <a:prstGeom prst="rect">
                        <a:avLst/>
                      </a:prstGeom>
                      <a:noFill/>
                      <a:ln>
                        <a:noFill/>
                      </a:ln>
                    </pic:spPr>
                  </pic:pic>
                </a:graphicData>
              </a:graphic>
            </wp:inline>
          </w:drawing>
        </w:r>
      </w:ins>
    </w:p>
    <w:p w14:paraId="44238B70" w14:textId="5E8F7BCA" w:rsidR="000B6B6B" w:rsidDel="007A04E6" w:rsidRDefault="007A04E6" w:rsidP="00E03F22">
      <w:pPr>
        <w:pStyle w:val="a3"/>
        <w:rPr>
          <w:del w:id="993" w:author="sun lanlan" w:date="2023-11-08T09:56:00Z"/>
          <w:rFonts w:ascii="CIDFont+F1" w:hAnsi="CIDFont+F1" w:hint="eastAsia"/>
          <w:color w:val="000000"/>
          <w:sz w:val="24"/>
          <w:szCs w:val="24"/>
        </w:rPr>
      </w:pPr>
      <w:ins w:id="994" w:author="sun lanlan" w:date="2023-11-08T10:59:00Z">
        <w:r w:rsidRPr="007A04E6">
          <w:rPr>
            <w:rFonts w:ascii="CIDFont+F1" w:hAnsi="CIDFont+F1" w:hint="eastAsia"/>
            <w:color w:val="000000"/>
            <w:sz w:val="24"/>
            <w:szCs w:val="24"/>
          </w:rPr>
          <w:t>将其离散化，得到：</w:t>
        </w:r>
      </w:ins>
      <w:del w:id="995" w:author="sun lanlan" w:date="2023-11-08T09:56:00Z">
        <w:r w:rsidRPr="007A3508" w:rsidDel="00071403">
          <w:rPr>
            <w:rFonts w:ascii="CIDFont+F1" w:hAnsi="CIDFont+F1" w:hint="eastAsia"/>
            <w:color w:val="000000"/>
            <w:sz w:val="24"/>
            <w:szCs w:val="24"/>
            <w:rPrChange w:id="996" w:author="sun lanlan" w:date="2023-11-08T10:47:00Z">
              <w:rPr>
                <w:rFonts w:hint="eastAsia"/>
                <w:color w:val="4D4D4D"/>
                <w:sz w:val="19"/>
                <w:szCs w:val="19"/>
                <w:shd w:val="clear" w:color="auto" w:fill="FFFFFF"/>
              </w:rPr>
            </w:rPrChange>
          </w:rPr>
          <w:delText>而</w:delText>
        </w:r>
        <w:r w:rsidRPr="007A3508" w:rsidDel="00071403">
          <w:rPr>
            <w:rFonts w:ascii="CIDFont+F1" w:hAnsi="CIDFont+F1"/>
            <w:color w:val="000000"/>
            <w:sz w:val="24"/>
            <w:szCs w:val="24"/>
            <w:rPrChange w:id="997" w:author="sun lanlan" w:date="2023-11-08T10:47:00Z">
              <w:rPr>
                <w:rFonts w:ascii="Arial" w:eastAsia="Arial" w:hAnsi="Arial" w:cs="Arial"/>
                <w:color w:val="4D4D4D"/>
                <w:sz w:val="19"/>
                <w:szCs w:val="19"/>
                <w:shd w:val="clear" w:color="auto" w:fill="FFFFFF"/>
              </w:rPr>
            </w:rPrChange>
          </w:rPr>
          <w:delText>scan_to_cloud_filter_chain</w:delText>
        </w:r>
        <w:r w:rsidRPr="007A3508" w:rsidDel="00071403">
          <w:rPr>
            <w:rFonts w:ascii="CIDFont+F1" w:hAnsi="CIDFont+F1" w:hint="eastAsia"/>
            <w:color w:val="000000"/>
            <w:sz w:val="24"/>
            <w:szCs w:val="24"/>
            <w:rPrChange w:id="998" w:author="sun lanlan" w:date="2023-11-08T10:47:00Z">
              <w:rPr>
                <w:rFonts w:hint="eastAsia"/>
                <w:color w:val="4D4D4D"/>
                <w:sz w:val="19"/>
                <w:szCs w:val="19"/>
                <w:shd w:val="clear" w:color="auto" w:fill="FFFFFF"/>
              </w:rPr>
            </w:rPrChange>
          </w:rPr>
          <w:delText>提供了从</w:delText>
        </w:r>
        <w:r w:rsidRPr="007A3508" w:rsidDel="00071403">
          <w:rPr>
            <w:rFonts w:ascii="CIDFont+F1" w:hAnsi="CIDFont+F1"/>
            <w:color w:val="000000"/>
            <w:sz w:val="24"/>
            <w:szCs w:val="24"/>
            <w:rPrChange w:id="999" w:author="sun lanlan" w:date="2023-11-08T10:47:00Z">
              <w:rPr>
                <w:rFonts w:ascii="Arial" w:eastAsia="Arial" w:hAnsi="Arial" w:cs="Arial"/>
                <w:color w:val="4D4D4D"/>
                <w:sz w:val="19"/>
                <w:szCs w:val="19"/>
                <w:shd w:val="clear" w:color="auto" w:fill="FFFFFF"/>
              </w:rPr>
            </w:rPrChange>
          </w:rPr>
          <w:delText>scan</w:delText>
        </w:r>
        <w:r w:rsidRPr="007A3508" w:rsidDel="00071403">
          <w:rPr>
            <w:rFonts w:ascii="CIDFont+F1" w:hAnsi="CIDFont+F1" w:hint="eastAsia"/>
            <w:color w:val="000000"/>
            <w:sz w:val="24"/>
            <w:szCs w:val="24"/>
            <w:rPrChange w:id="1000" w:author="sun lanlan" w:date="2023-11-08T10:47:00Z">
              <w:rPr>
                <w:rFonts w:hint="eastAsia"/>
                <w:color w:val="4D4D4D"/>
                <w:sz w:val="19"/>
                <w:szCs w:val="19"/>
                <w:shd w:val="clear" w:color="auto" w:fill="FFFFFF"/>
              </w:rPr>
            </w:rPrChange>
          </w:rPr>
          <w:delText>消息生成过滤后的点云的流程：</w:delText>
        </w:r>
      </w:del>
    </w:p>
    <w:p w14:paraId="5DE7D048" w14:textId="77777777" w:rsidR="007A04E6" w:rsidRDefault="007A04E6" w:rsidP="00E03F22">
      <w:pPr>
        <w:pStyle w:val="a3"/>
        <w:rPr>
          <w:ins w:id="1001" w:author="sun lanlan" w:date="2023-11-08T10:59:00Z"/>
          <w:rFonts w:ascii="CIDFont+F1" w:hAnsi="CIDFont+F1" w:hint="eastAsia"/>
          <w:color w:val="000000"/>
          <w:sz w:val="24"/>
          <w:szCs w:val="24"/>
        </w:rPr>
      </w:pPr>
    </w:p>
    <w:p w14:paraId="7C1812CB" w14:textId="24CE23AC" w:rsidR="007A04E6" w:rsidRPr="007A3508" w:rsidRDefault="007A04E6">
      <w:pPr>
        <w:pStyle w:val="a3"/>
        <w:ind w:firstLineChars="600" w:firstLine="1440"/>
        <w:rPr>
          <w:ins w:id="1002" w:author="sun lanlan" w:date="2023-11-08T10:59:00Z"/>
          <w:rFonts w:ascii="CIDFont+F1" w:hAnsi="CIDFont+F1"/>
          <w:color w:val="000000"/>
          <w:sz w:val="24"/>
          <w:szCs w:val="24"/>
          <w:rPrChange w:id="1003" w:author="sun lanlan" w:date="2023-11-08T10:47:00Z">
            <w:rPr>
              <w:ins w:id="1004" w:author="sun lanlan" w:date="2023-11-08T10:59:00Z"/>
              <w:rFonts w:ascii="Arial" w:eastAsia="Arial" w:hAnsi="Arial" w:cs="Arial"/>
              <w:color w:val="4D4D4D"/>
              <w:sz w:val="19"/>
              <w:szCs w:val="19"/>
              <w:shd w:val="clear" w:color="auto" w:fill="FFFFFF"/>
            </w:rPr>
          </w:rPrChange>
        </w:rPr>
        <w:pPrChange w:id="1005" w:author="sun lanlan" w:date="2023-11-08T11:00:00Z">
          <w:pPr>
            <w:widowControl/>
            <w:jc w:val="left"/>
          </w:pPr>
        </w:pPrChange>
      </w:pPr>
      <w:ins w:id="1006" w:author="sun lanlan" w:date="2023-11-08T10:59:00Z">
        <w:r w:rsidRPr="007A04E6">
          <w:rPr>
            <w:rFonts w:ascii="CIDFont+F1" w:hAnsi="CIDFont+F1"/>
            <w:noProof/>
            <w:color w:val="000000"/>
            <w:sz w:val="24"/>
            <w:szCs w:val="24"/>
          </w:rPr>
          <w:drawing>
            <wp:inline distT="0" distB="0" distL="0" distR="0" wp14:anchorId="41E2F594" wp14:editId="50534014">
              <wp:extent cx="4143375" cy="1562100"/>
              <wp:effectExtent l="0" t="0" r="9525" b="0"/>
              <wp:docPr id="12497853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1562100"/>
                      </a:xfrm>
                      <a:prstGeom prst="rect">
                        <a:avLst/>
                      </a:prstGeom>
                      <a:noFill/>
                      <a:ln>
                        <a:noFill/>
                      </a:ln>
                    </pic:spPr>
                  </pic:pic>
                </a:graphicData>
              </a:graphic>
            </wp:inline>
          </w:drawing>
        </w:r>
      </w:ins>
    </w:p>
    <w:p w14:paraId="22A91697" w14:textId="2CB6B717" w:rsidR="000B6B6B" w:rsidDel="007A04E6" w:rsidRDefault="007A04E6" w:rsidP="00E03F22">
      <w:pPr>
        <w:pStyle w:val="a3"/>
        <w:rPr>
          <w:del w:id="1007" w:author="sun lanlan" w:date="2023-11-08T09:56:00Z"/>
          <w:rFonts w:ascii="CIDFont+F1" w:hAnsi="CIDFont+F1" w:hint="eastAsia"/>
          <w:color w:val="000000"/>
          <w:sz w:val="24"/>
          <w:szCs w:val="24"/>
        </w:rPr>
      </w:pPr>
      <w:ins w:id="1008" w:author="sun lanlan" w:date="2023-11-08T10:59:00Z">
        <w:r w:rsidRPr="007A04E6">
          <w:rPr>
            <w:rFonts w:ascii="CIDFont+F1" w:hAnsi="CIDFont+F1" w:hint="eastAsia"/>
            <w:color w:val="000000"/>
            <w:sz w:val="24"/>
            <w:szCs w:val="24"/>
          </w:rPr>
          <w:t>位置式</w:t>
        </w:r>
        <w:r w:rsidRPr="007A04E6">
          <w:rPr>
            <w:rFonts w:ascii="CIDFont+F1" w:hAnsi="CIDFont+F1"/>
            <w:color w:val="000000"/>
            <w:sz w:val="24"/>
            <w:szCs w:val="24"/>
          </w:rPr>
          <w:t xml:space="preserve"> PID</w:t>
        </w:r>
        <w:r w:rsidRPr="007A04E6">
          <w:rPr>
            <w:rFonts w:ascii="CIDFont+F1" w:hAnsi="CIDFont+F1"/>
            <w:color w:val="000000"/>
            <w:sz w:val="24"/>
            <w:szCs w:val="24"/>
          </w:rPr>
          <w:t>：</w:t>
        </w:r>
      </w:ins>
      <w:del w:id="1009" w:author="sun lanlan" w:date="2023-11-08T09:56:00Z">
        <w:r w:rsidRPr="007A3508" w:rsidDel="00071403">
          <w:rPr>
            <w:rFonts w:ascii="CIDFont+F1" w:hAnsi="CIDFont+F1"/>
            <w:noProof/>
            <w:color w:val="000000"/>
            <w:sz w:val="24"/>
            <w:szCs w:val="24"/>
            <w:rPrChange w:id="1010" w:author="sun lanlan" w:date="2023-11-08T10:47:00Z">
              <w:rPr>
                <w:noProof/>
                <w:kern w:val="0"/>
                <w:sz w:val="24"/>
                <w:szCs w:val="24"/>
                <w:lang w:bidi="ar"/>
              </w:rPr>
            </w:rPrChange>
          </w:rPr>
          <w:drawing>
            <wp:inline distT="0" distB="0" distL="114300" distR="114300" wp14:anchorId="3FA560F7" wp14:editId="4685AB81">
              <wp:extent cx="5095875" cy="3498215"/>
              <wp:effectExtent l="0" t="0" r="9525" b="698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29"/>
                      <a:stretch>
                        <a:fillRect/>
                      </a:stretch>
                    </pic:blipFill>
                    <pic:spPr>
                      <a:xfrm>
                        <a:off x="0" y="0"/>
                        <a:ext cx="5095875" cy="3498215"/>
                      </a:xfrm>
                      <a:prstGeom prst="rect">
                        <a:avLst/>
                      </a:prstGeom>
                      <a:noFill/>
                      <a:ln w="9525">
                        <a:noFill/>
                      </a:ln>
                    </pic:spPr>
                  </pic:pic>
                </a:graphicData>
              </a:graphic>
            </wp:inline>
          </w:drawing>
        </w:r>
      </w:del>
    </w:p>
    <w:p w14:paraId="17797A4A" w14:textId="77777777" w:rsidR="007A04E6" w:rsidRPr="007A3508" w:rsidRDefault="007A04E6">
      <w:pPr>
        <w:pStyle w:val="a3"/>
        <w:rPr>
          <w:ins w:id="1011" w:author="sun lanlan" w:date="2023-11-08T10:59:00Z"/>
          <w:rFonts w:ascii="CIDFont+F1" w:hAnsi="CIDFont+F1"/>
          <w:color w:val="000000"/>
          <w:sz w:val="24"/>
          <w:szCs w:val="24"/>
          <w:rPrChange w:id="1012" w:author="sun lanlan" w:date="2023-11-08T10:47:00Z">
            <w:rPr>
              <w:ins w:id="1013" w:author="sun lanlan" w:date="2023-11-08T10:59:00Z"/>
              <w:rFonts w:ascii="宋体" w:eastAsia="宋体" w:hAnsi="宋体" w:cs="宋体"/>
              <w:kern w:val="0"/>
              <w:sz w:val="24"/>
              <w:szCs w:val="24"/>
              <w:lang w:bidi="ar"/>
            </w:rPr>
          </w:rPrChange>
        </w:rPr>
        <w:pPrChange w:id="1014" w:author="sun lanlan" w:date="2023-11-08T10:11:00Z">
          <w:pPr>
            <w:widowControl/>
            <w:jc w:val="left"/>
          </w:pPr>
        </w:pPrChange>
      </w:pPr>
    </w:p>
    <w:p w14:paraId="4BD45C99" w14:textId="5C54987D" w:rsidR="000B6B6B" w:rsidDel="007A04E6" w:rsidRDefault="007A04E6">
      <w:pPr>
        <w:pStyle w:val="a3"/>
        <w:ind w:firstLineChars="600" w:firstLine="1440"/>
        <w:rPr>
          <w:del w:id="1015" w:author="sun lanlan" w:date="2023-11-08T09:56:00Z"/>
          <w:rFonts w:ascii="CIDFont+F1" w:hAnsi="CIDFont+F1" w:hint="eastAsia"/>
          <w:color w:val="000000"/>
          <w:sz w:val="24"/>
          <w:szCs w:val="24"/>
        </w:rPr>
        <w:pPrChange w:id="1016" w:author="sun lanlan" w:date="2023-11-08T11:00:00Z">
          <w:pPr>
            <w:pStyle w:val="a3"/>
          </w:pPr>
        </w:pPrChange>
      </w:pPr>
      <w:ins w:id="1017" w:author="sun lanlan" w:date="2023-11-08T10:59:00Z">
        <w:r w:rsidRPr="007A04E6">
          <w:rPr>
            <w:rFonts w:ascii="CIDFont+F1" w:hAnsi="CIDFont+F1"/>
            <w:noProof/>
            <w:color w:val="000000"/>
            <w:sz w:val="24"/>
            <w:szCs w:val="24"/>
          </w:rPr>
          <w:drawing>
            <wp:inline distT="0" distB="0" distL="0" distR="0" wp14:anchorId="4A90CEA6" wp14:editId="69F7A3D2">
              <wp:extent cx="4410075" cy="533400"/>
              <wp:effectExtent l="0" t="0" r="9525" b="0"/>
              <wp:docPr id="7361776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075" cy="533400"/>
                      </a:xfrm>
                      <a:prstGeom prst="rect">
                        <a:avLst/>
                      </a:prstGeom>
                      <a:noFill/>
                      <a:ln>
                        <a:noFill/>
                      </a:ln>
                    </pic:spPr>
                  </pic:pic>
                </a:graphicData>
              </a:graphic>
            </wp:inline>
          </w:drawing>
        </w:r>
      </w:ins>
    </w:p>
    <w:p w14:paraId="3E21238F" w14:textId="77777777" w:rsidR="007A04E6" w:rsidRDefault="007A04E6">
      <w:pPr>
        <w:pStyle w:val="a3"/>
        <w:ind w:firstLineChars="600" w:firstLine="1440"/>
        <w:rPr>
          <w:ins w:id="1018" w:author="sun lanlan" w:date="2023-11-08T10:59:00Z"/>
          <w:rFonts w:ascii="CIDFont+F1" w:hAnsi="CIDFont+F1" w:hint="eastAsia"/>
          <w:color w:val="000000"/>
          <w:sz w:val="24"/>
          <w:szCs w:val="24"/>
        </w:rPr>
        <w:pPrChange w:id="1019" w:author="sun lanlan" w:date="2023-11-08T11:00:00Z">
          <w:pPr>
            <w:pStyle w:val="a3"/>
          </w:pPr>
        </w:pPrChange>
      </w:pPr>
    </w:p>
    <w:p w14:paraId="5F8BFF52" w14:textId="5557422C" w:rsidR="007A04E6" w:rsidRDefault="007A04E6" w:rsidP="00E03F22">
      <w:pPr>
        <w:pStyle w:val="a3"/>
        <w:rPr>
          <w:ins w:id="1020" w:author="sun lanlan" w:date="2023-11-08T11:00:00Z"/>
          <w:rFonts w:ascii="CIDFont+F1" w:hAnsi="CIDFont+F1" w:hint="eastAsia"/>
          <w:color w:val="000000"/>
          <w:sz w:val="24"/>
          <w:szCs w:val="24"/>
        </w:rPr>
      </w:pPr>
      <w:ins w:id="1021" w:author="sun lanlan" w:date="2023-11-08T10:59:00Z">
        <w:r w:rsidRPr="007A04E6">
          <w:rPr>
            <w:rFonts w:ascii="CIDFont+F1" w:hAnsi="CIDFont+F1" w:hint="eastAsia"/>
            <w:color w:val="000000"/>
            <w:sz w:val="24"/>
            <w:szCs w:val="24"/>
          </w:rPr>
          <w:t>求增量</w:t>
        </w:r>
      </w:ins>
    </w:p>
    <w:p w14:paraId="2C8FCFB3" w14:textId="159887DE" w:rsidR="007A04E6" w:rsidRDefault="007A04E6" w:rsidP="007A04E6">
      <w:pPr>
        <w:pStyle w:val="a3"/>
        <w:ind w:firstLineChars="1300" w:firstLine="2730"/>
        <w:rPr>
          <w:ins w:id="1022" w:author="sun lanlan" w:date="2023-11-08T11:00:00Z"/>
          <w:rFonts w:ascii="CIDFont+F1" w:hAnsi="CIDFont+F1" w:hint="eastAsia"/>
          <w:color w:val="000000"/>
          <w:sz w:val="24"/>
          <w:szCs w:val="24"/>
        </w:rPr>
      </w:pPr>
      <w:ins w:id="1023" w:author="sun lanlan" w:date="2023-11-08T11:00:00Z">
        <w:r>
          <w:rPr>
            <w:noProof/>
          </w:rPr>
          <w:drawing>
            <wp:inline distT="0" distB="0" distL="0" distR="0" wp14:anchorId="17A1018E" wp14:editId="16C55704">
              <wp:extent cx="2343150" cy="466725"/>
              <wp:effectExtent l="0" t="0" r="0" b="9525"/>
              <wp:docPr id="346789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9382" name=""/>
                      <pic:cNvPicPr/>
                    </pic:nvPicPr>
                    <pic:blipFill>
                      <a:blip r:embed="rId31"/>
                      <a:stretch>
                        <a:fillRect/>
                      </a:stretch>
                    </pic:blipFill>
                    <pic:spPr>
                      <a:xfrm>
                        <a:off x="0" y="0"/>
                        <a:ext cx="2343150" cy="466725"/>
                      </a:xfrm>
                      <a:prstGeom prst="rect">
                        <a:avLst/>
                      </a:prstGeom>
                    </pic:spPr>
                  </pic:pic>
                </a:graphicData>
              </a:graphic>
            </wp:inline>
          </w:drawing>
        </w:r>
      </w:ins>
    </w:p>
    <w:p w14:paraId="2CF126D6" w14:textId="1DC697B2" w:rsidR="000B6B6B" w:rsidDel="007A04E6" w:rsidRDefault="007A04E6" w:rsidP="00E03F22">
      <w:pPr>
        <w:pStyle w:val="a3"/>
        <w:rPr>
          <w:del w:id="1024" w:author="sun lanlan" w:date="2023-11-08T09:56:00Z"/>
          <w:rFonts w:ascii="CIDFont+F1" w:hAnsi="CIDFont+F1" w:hint="eastAsia"/>
          <w:color w:val="000000"/>
          <w:sz w:val="24"/>
          <w:szCs w:val="24"/>
        </w:rPr>
      </w:pPr>
      <w:ins w:id="1025" w:author="sun lanlan" w:date="2023-11-08T11:00:00Z">
        <w:r w:rsidRPr="007A04E6">
          <w:rPr>
            <w:rFonts w:ascii="CIDFont+F1" w:hAnsi="CIDFont+F1" w:hint="eastAsia"/>
            <w:color w:val="000000"/>
            <w:sz w:val="24"/>
            <w:szCs w:val="24"/>
          </w:rPr>
          <w:t>增量式</w:t>
        </w:r>
        <w:r w:rsidRPr="007A04E6">
          <w:rPr>
            <w:rFonts w:ascii="CIDFont+F1" w:hAnsi="CIDFont+F1"/>
            <w:color w:val="000000"/>
            <w:sz w:val="24"/>
            <w:szCs w:val="24"/>
          </w:rPr>
          <w:t xml:space="preserve"> PID</w:t>
        </w:r>
        <w:r w:rsidRPr="007A04E6">
          <w:rPr>
            <w:rFonts w:ascii="CIDFont+F1" w:hAnsi="CIDFont+F1"/>
            <w:color w:val="000000"/>
            <w:sz w:val="24"/>
            <w:szCs w:val="24"/>
          </w:rPr>
          <w:t>：</w:t>
        </w:r>
      </w:ins>
      <w:del w:id="1026" w:author="sun lanlan" w:date="2023-11-08T09:56:00Z">
        <w:r w:rsidRPr="007A3508" w:rsidDel="00071403">
          <w:rPr>
            <w:rFonts w:ascii="CIDFont+F1" w:hAnsi="CIDFont+F1" w:hint="eastAsia"/>
            <w:color w:val="000000"/>
            <w:sz w:val="24"/>
            <w:szCs w:val="24"/>
            <w:rPrChange w:id="1027" w:author="sun lanlan" w:date="2023-11-08T10:47:00Z">
              <w:rPr>
                <w:rFonts w:hint="eastAsia"/>
                <w:color w:val="4D4D4D"/>
                <w:shd w:val="clear" w:color="auto" w:fill="FFFFFF"/>
              </w:rPr>
            </w:rPrChange>
          </w:rPr>
          <w:delText>这两类的示例</w:delText>
        </w:r>
        <w:r w:rsidRPr="007A3508" w:rsidDel="00071403">
          <w:rPr>
            <w:rFonts w:ascii="CIDFont+F1" w:hAnsi="CIDFont+F1"/>
            <w:color w:val="000000"/>
            <w:sz w:val="24"/>
            <w:szCs w:val="24"/>
            <w:rPrChange w:id="1028" w:author="sun lanlan" w:date="2023-11-08T10:47:00Z">
              <w:rPr>
                <w:color w:val="4D4D4D"/>
                <w:shd w:val="clear" w:color="auto" w:fill="FFFFFF"/>
              </w:rPr>
            </w:rPrChange>
          </w:rPr>
          <w:delText>yaml</w:delText>
        </w:r>
        <w:r w:rsidRPr="007A3508" w:rsidDel="00071403">
          <w:rPr>
            <w:rFonts w:ascii="CIDFont+F1" w:hAnsi="CIDFont+F1" w:hint="eastAsia"/>
            <w:color w:val="000000"/>
            <w:sz w:val="24"/>
            <w:szCs w:val="24"/>
            <w:rPrChange w:id="1029" w:author="sun lanlan" w:date="2023-11-08T10:47:00Z">
              <w:rPr>
                <w:rFonts w:hint="eastAsia"/>
                <w:color w:val="4D4D4D"/>
                <w:shd w:val="clear" w:color="auto" w:fill="FFFFFF"/>
              </w:rPr>
            </w:rPrChange>
          </w:rPr>
          <w:delText>和</w:delText>
        </w:r>
        <w:r w:rsidRPr="007A3508" w:rsidDel="00071403">
          <w:rPr>
            <w:rFonts w:ascii="CIDFont+F1" w:hAnsi="CIDFont+F1"/>
            <w:color w:val="000000"/>
            <w:sz w:val="24"/>
            <w:szCs w:val="24"/>
            <w:rPrChange w:id="1030" w:author="sun lanlan" w:date="2023-11-08T10:47:00Z">
              <w:rPr>
                <w:color w:val="4D4D4D"/>
                <w:shd w:val="clear" w:color="auto" w:fill="FFFFFF"/>
              </w:rPr>
            </w:rPrChange>
          </w:rPr>
          <w:delText>launch</w:delText>
        </w:r>
        <w:r w:rsidRPr="007A3508" w:rsidDel="00071403">
          <w:rPr>
            <w:rFonts w:ascii="CIDFont+F1" w:hAnsi="CIDFont+F1" w:hint="eastAsia"/>
            <w:color w:val="000000"/>
            <w:sz w:val="24"/>
            <w:szCs w:val="24"/>
            <w:rPrChange w:id="1031" w:author="sun lanlan" w:date="2023-11-08T10:47:00Z">
              <w:rPr>
                <w:rFonts w:hint="eastAsia"/>
                <w:color w:val="4D4D4D"/>
                <w:shd w:val="clear" w:color="auto" w:fill="FFFFFF"/>
              </w:rPr>
            </w:rPrChange>
          </w:rPr>
          <w:delText>都可以在上面提供的</w:delText>
        </w:r>
        <w:r w:rsidRPr="007A3508" w:rsidDel="00071403">
          <w:rPr>
            <w:rFonts w:ascii="CIDFont+F1" w:hAnsi="CIDFont+F1"/>
            <w:color w:val="000000"/>
            <w:sz w:val="24"/>
            <w:szCs w:val="24"/>
            <w:rPrChange w:id="1032" w:author="sun lanlan" w:date="2023-11-08T10:47:00Z">
              <w:rPr>
                <w:color w:val="4D4D4D"/>
                <w:shd w:val="clear" w:color="auto" w:fill="FFFFFF"/>
              </w:rPr>
            </w:rPrChange>
          </w:rPr>
          <w:delText>wiki</w:delText>
        </w:r>
        <w:r w:rsidRPr="007A3508" w:rsidDel="00071403">
          <w:rPr>
            <w:rFonts w:ascii="CIDFont+F1" w:hAnsi="CIDFont+F1" w:hint="eastAsia"/>
            <w:color w:val="000000"/>
            <w:sz w:val="24"/>
            <w:szCs w:val="24"/>
            <w:rPrChange w:id="1033" w:author="sun lanlan" w:date="2023-11-08T10:47:00Z">
              <w:rPr>
                <w:rFonts w:hint="eastAsia"/>
                <w:color w:val="4D4D4D"/>
                <w:shd w:val="clear" w:color="auto" w:fill="FFFFFF"/>
              </w:rPr>
            </w:rPrChange>
          </w:rPr>
          <w:delText>页找到，很有参考价值的（基本上拷下来调调参数就能用了）设置参数放在</w:delText>
        </w:r>
        <w:r w:rsidRPr="007A3508" w:rsidDel="00071403">
          <w:rPr>
            <w:rFonts w:ascii="CIDFont+F1" w:hAnsi="CIDFont+F1"/>
            <w:color w:val="000000"/>
            <w:sz w:val="24"/>
            <w:szCs w:val="24"/>
            <w:rPrChange w:id="1034" w:author="sun lanlan" w:date="2023-11-08T10:47:00Z">
              <w:rPr>
                <w:color w:val="4D4D4D"/>
                <w:shd w:val="clear" w:color="auto" w:fill="FFFFFF"/>
              </w:rPr>
            </w:rPrChange>
          </w:rPr>
          <w:delText>yaml</w:delText>
        </w:r>
        <w:r w:rsidRPr="007A3508" w:rsidDel="00071403">
          <w:rPr>
            <w:rFonts w:ascii="CIDFont+F1" w:hAnsi="CIDFont+F1" w:hint="eastAsia"/>
            <w:color w:val="000000"/>
            <w:sz w:val="24"/>
            <w:szCs w:val="24"/>
            <w:rPrChange w:id="1035" w:author="sun lanlan" w:date="2023-11-08T10:47:00Z">
              <w:rPr>
                <w:rFonts w:hint="eastAsia"/>
                <w:color w:val="4D4D4D"/>
                <w:shd w:val="clear" w:color="auto" w:fill="FFFFFF"/>
              </w:rPr>
            </w:rPrChange>
          </w:rPr>
          <w:delText>里，消息转换和参数加载放在</w:delText>
        </w:r>
        <w:r w:rsidRPr="007A3508" w:rsidDel="00071403">
          <w:rPr>
            <w:rFonts w:ascii="CIDFont+F1" w:hAnsi="CIDFont+F1"/>
            <w:color w:val="000000"/>
            <w:sz w:val="24"/>
            <w:szCs w:val="24"/>
            <w:rPrChange w:id="1036" w:author="sun lanlan" w:date="2023-11-08T10:47:00Z">
              <w:rPr>
                <w:color w:val="4D4D4D"/>
                <w:shd w:val="clear" w:color="auto" w:fill="FFFFFF"/>
              </w:rPr>
            </w:rPrChange>
          </w:rPr>
          <w:delText>launch</w:delText>
        </w:r>
        <w:r w:rsidRPr="007A3508" w:rsidDel="00071403">
          <w:rPr>
            <w:rFonts w:ascii="CIDFont+F1" w:hAnsi="CIDFont+F1" w:hint="eastAsia"/>
            <w:color w:val="000000"/>
            <w:sz w:val="24"/>
            <w:szCs w:val="24"/>
            <w:rPrChange w:id="1037" w:author="sun lanlan" w:date="2023-11-08T10:47:00Z">
              <w:rPr>
                <w:rFonts w:hint="eastAsia"/>
                <w:color w:val="4D4D4D"/>
                <w:shd w:val="clear" w:color="auto" w:fill="FFFFFF"/>
              </w:rPr>
            </w:rPrChange>
          </w:rPr>
          <w:delText>里</w:delText>
        </w:r>
        <w:r w:rsidRPr="007A3508" w:rsidDel="00071403">
          <w:rPr>
            <w:rFonts w:ascii="CIDFont+F1" w:hAnsi="CIDFont+F1" w:hint="eastAsia"/>
            <w:color w:val="000000"/>
            <w:sz w:val="24"/>
            <w:szCs w:val="24"/>
            <w:rPrChange w:id="1038" w:author="sun lanlan" w:date="2023-11-08T10:47:00Z">
              <w:rPr>
                <w:rFonts w:hint="eastAsia"/>
                <w:color w:val="333333"/>
                <w:shd w:val="clear" w:color="auto" w:fill="FFFFFF"/>
              </w:rPr>
            </w:rPrChange>
          </w:rPr>
          <w:delText>。</w:delText>
        </w:r>
      </w:del>
    </w:p>
    <w:p w14:paraId="03CDAC2E" w14:textId="77777777" w:rsidR="007A04E6" w:rsidRDefault="007A04E6" w:rsidP="00E03F22">
      <w:pPr>
        <w:pStyle w:val="a3"/>
        <w:rPr>
          <w:ins w:id="1039" w:author="sun lanlan" w:date="2023-11-08T11:01:00Z"/>
          <w:rFonts w:ascii="CIDFont+F1" w:hAnsi="CIDFont+F1" w:hint="eastAsia"/>
          <w:color w:val="000000"/>
          <w:sz w:val="24"/>
          <w:szCs w:val="24"/>
        </w:rPr>
      </w:pPr>
    </w:p>
    <w:p w14:paraId="0BF87387" w14:textId="77777777" w:rsidR="007A04E6" w:rsidRDefault="007A04E6" w:rsidP="00E03F22">
      <w:pPr>
        <w:pStyle w:val="a3"/>
        <w:rPr>
          <w:ins w:id="1040" w:author="sun lanlan" w:date="2023-11-08T11:01:00Z"/>
          <w:rFonts w:ascii="CIDFont+F1" w:hAnsi="CIDFont+F1" w:hint="eastAsia"/>
          <w:color w:val="000000"/>
          <w:sz w:val="24"/>
          <w:szCs w:val="24"/>
        </w:rPr>
      </w:pPr>
    </w:p>
    <w:p w14:paraId="1BD067B0" w14:textId="59659659" w:rsidR="007A04E6" w:rsidRPr="007A3508" w:rsidRDefault="007A04E6">
      <w:pPr>
        <w:pStyle w:val="a3"/>
        <w:rPr>
          <w:ins w:id="1041" w:author="sun lanlan" w:date="2023-11-08T11:00:00Z"/>
          <w:rFonts w:ascii="CIDFont+F1" w:hAnsi="CIDFont+F1"/>
          <w:color w:val="000000"/>
          <w:sz w:val="24"/>
          <w:szCs w:val="24"/>
          <w:rPrChange w:id="1042" w:author="sun lanlan" w:date="2023-11-08T10:47:00Z">
            <w:rPr>
              <w:ins w:id="1043" w:author="sun lanlan" w:date="2023-11-08T11:00:00Z"/>
              <w:rFonts w:ascii="宋体" w:eastAsia="宋体" w:hAnsi="宋体" w:cs="宋体"/>
              <w:color w:val="4D4D4D"/>
              <w:szCs w:val="21"/>
              <w:shd w:val="clear" w:color="auto" w:fill="FFFFFF"/>
            </w:rPr>
          </w:rPrChange>
        </w:rPr>
        <w:pPrChange w:id="1044" w:author="sun lanlan" w:date="2023-11-08T10:11:00Z">
          <w:pPr>
            <w:widowControl/>
            <w:ind w:firstLineChars="200" w:firstLine="480"/>
            <w:jc w:val="left"/>
          </w:pPr>
        </w:pPrChange>
      </w:pPr>
      <w:ins w:id="1045" w:author="sun lanlan" w:date="2023-11-08T11:01:00Z">
        <w:r w:rsidRPr="007A04E6">
          <w:rPr>
            <w:rFonts w:ascii="CIDFont+F1" w:hAnsi="CIDFont+F1"/>
            <w:noProof/>
            <w:color w:val="000000"/>
            <w:sz w:val="24"/>
            <w:szCs w:val="24"/>
          </w:rPr>
          <w:drawing>
            <wp:inline distT="0" distB="0" distL="0" distR="0" wp14:anchorId="4CF9A015" wp14:editId="0F31EB1B">
              <wp:extent cx="5274310" cy="523875"/>
              <wp:effectExtent l="0" t="0" r="2540" b="9525"/>
              <wp:docPr id="19614012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23875"/>
                      </a:xfrm>
                      <a:prstGeom prst="rect">
                        <a:avLst/>
                      </a:prstGeom>
                      <a:noFill/>
                      <a:ln>
                        <a:noFill/>
                      </a:ln>
                    </pic:spPr>
                  </pic:pic>
                </a:graphicData>
              </a:graphic>
            </wp:inline>
          </w:drawing>
        </w:r>
      </w:ins>
    </w:p>
    <w:p w14:paraId="4A4C3754" w14:textId="77777777" w:rsidR="007A04E6" w:rsidRPr="007A04E6" w:rsidRDefault="007A04E6" w:rsidP="007A04E6">
      <w:pPr>
        <w:pStyle w:val="a3"/>
        <w:rPr>
          <w:ins w:id="1046" w:author="sun lanlan" w:date="2023-11-08T11:01:00Z"/>
          <w:rFonts w:ascii="CIDFont+F1" w:hAnsi="CIDFont+F1" w:hint="eastAsia"/>
          <w:b/>
          <w:bCs/>
          <w:color w:val="000000"/>
          <w:sz w:val="24"/>
          <w:szCs w:val="24"/>
          <w:rPrChange w:id="1047" w:author="sun lanlan" w:date="2023-11-08T11:01:00Z">
            <w:rPr>
              <w:ins w:id="1048" w:author="sun lanlan" w:date="2023-11-08T11:01:00Z"/>
              <w:rFonts w:ascii="CIDFont+F1" w:hAnsi="CIDFont+F1" w:hint="eastAsia"/>
              <w:color w:val="000000"/>
              <w:sz w:val="24"/>
              <w:szCs w:val="24"/>
            </w:rPr>
          </w:rPrChange>
        </w:rPr>
      </w:pPr>
      <w:ins w:id="1049" w:author="sun lanlan" w:date="2023-11-08T11:01:00Z">
        <w:r w:rsidRPr="007A04E6">
          <w:rPr>
            <w:rFonts w:ascii="CIDFont+F1" w:hAnsi="CIDFont+F1" w:hint="eastAsia"/>
            <w:b/>
            <w:bCs/>
            <w:color w:val="000000"/>
            <w:sz w:val="24"/>
            <w:szCs w:val="24"/>
            <w:rPrChange w:id="1050" w:author="sun lanlan" w:date="2023-11-08T11:01:00Z">
              <w:rPr>
                <w:rFonts w:ascii="CIDFont+F1" w:hAnsi="CIDFont+F1" w:hint="eastAsia"/>
                <w:color w:val="000000"/>
                <w:sz w:val="24"/>
                <w:szCs w:val="24"/>
              </w:rPr>
            </w:rPrChange>
          </w:rPr>
          <w:lastRenderedPageBreak/>
          <w:t>增量式与位置式各自的优缺点</w:t>
        </w:r>
      </w:ins>
    </w:p>
    <w:p w14:paraId="68F3655C" w14:textId="77777777" w:rsidR="007A04E6" w:rsidRPr="007A04E6" w:rsidRDefault="007A04E6" w:rsidP="007A04E6">
      <w:pPr>
        <w:pStyle w:val="a3"/>
        <w:rPr>
          <w:ins w:id="1051" w:author="sun lanlan" w:date="2023-11-08T11:01:00Z"/>
          <w:rFonts w:ascii="CIDFont+F1" w:hAnsi="CIDFont+F1" w:hint="eastAsia"/>
          <w:color w:val="000000"/>
          <w:sz w:val="24"/>
          <w:szCs w:val="24"/>
        </w:rPr>
      </w:pPr>
      <w:ins w:id="1052" w:author="sun lanlan" w:date="2023-11-08T11:01:00Z">
        <w:r w:rsidRPr="007A04E6">
          <w:rPr>
            <w:rFonts w:ascii="CIDFont+F1" w:hAnsi="CIDFont+F1" w:hint="eastAsia"/>
            <w:color w:val="000000"/>
            <w:sz w:val="24"/>
            <w:szCs w:val="24"/>
          </w:rPr>
          <w:t>位置式</w:t>
        </w:r>
        <w:r w:rsidRPr="007A04E6">
          <w:rPr>
            <w:rFonts w:ascii="CIDFont+F1" w:hAnsi="CIDFont+F1"/>
            <w:color w:val="000000"/>
            <w:sz w:val="24"/>
            <w:szCs w:val="24"/>
          </w:rPr>
          <w:t xml:space="preserve"> PID </w:t>
        </w:r>
        <w:r w:rsidRPr="007A04E6">
          <w:rPr>
            <w:rFonts w:ascii="CIDFont+F1" w:hAnsi="CIDFont+F1"/>
            <w:color w:val="000000"/>
            <w:sz w:val="24"/>
            <w:szCs w:val="24"/>
          </w:rPr>
          <w:t>优缺点</w:t>
        </w:r>
      </w:ins>
    </w:p>
    <w:p w14:paraId="5750E445" w14:textId="77777777" w:rsidR="007A04E6" w:rsidRPr="007A04E6" w:rsidRDefault="007A04E6" w:rsidP="007A04E6">
      <w:pPr>
        <w:pStyle w:val="a3"/>
        <w:rPr>
          <w:ins w:id="1053" w:author="sun lanlan" w:date="2023-11-08T11:02:00Z"/>
          <w:rFonts w:ascii="CIDFont+F1" w:hAnsi="CIDFont+F1" w:hint="eastAsia"/>
          <w:b/>
          <w:bCs/>
          <w:color w:val="000000"/>
          <w:sz w:val="24"/>
          <w:szCs w:val="24"/>
          <w:rPrChange w:id="1054" w:author="sun lanlan" w:date="2023-11-08T11:02:00Z">
            <w:rPr>
              <w:ins w:id="1055" w:author="sun lanlan" w:date="2023-11-08T11:02:00Z"/>
              <w:rFonts w:ascii="CIDFont+F1" w:hAnsi="CIDFont+F1" w:hint="eastAsia"/>
              <w:color w:val="000000"/>
              <w:sz w:val="24"/>
              <w:szCs w:val="24"/>
            </w:rPr>
          </w:rPrChange>
        </w:rPr>
      </w:pPr>
      <w:ins w:id="1056" w:author="sun lanlan" w:date="2023-11-08T11:01:00Z">
        <w:r w:rsidRPr="007A04E6">
          <w:rPr>
            <w:rFonts w:ascii="CIDFont+F1" w:hAnsi="CIDFont+F1" w:hint="eastAsia"/>
            <w:b/>
            <w:bCs/>
            <w:color w:val="000000"/>
            <w:sz w:val="24"/>
            <w:szCs w:val="24"/>
            <w:rPrChange w:id="1057" w:author="sun lanlan" w:date="2023-11-08T11:02:00Z">
              <w:rPr>
                <w:rFonts w:ascii="CIDFont+F1" w:hAnsi="CIDFont+F1" w:hint="eastAsia"/>
                <w:color w:val="000000"/>
                <w:sz w:val="24"/>
                <w:szCs w:val="24"/>
              </w:rPr>
            </w:rPrChange>
          </w:rPr>
          <w:t>优点：</w:t>
        </w:r>
      </w:ins>
    </w:p>
    <w:p w14:paraId="5C845E13" w14:textId="50B1FD57" w:rsidR="007A04E6" w:rsidRPr="007A04E6" w:rsidRDefault="007A04E6" w:rsidP="007A04E6">
      <w:pPr>
        <w:pStyle w:val="a3"/>
        <w:rPr>
          <w:ins w:id="1058" w:author="sun lanlan" w:date="2023-11-08T11:01:00Z"/>
          <w:rFonts w:ascii="CIDFont+F1" w:hAnsi="CIDFont+F1" w:hint="eastAsia"/>
          <w:color w:val="000000"/>
          <w:sz w:val="24"/>
          <w:szCs w:val="24"/>
        </w:rPr>
      </w:pPr>
      <w:ins w:id="1059" w:author="sun lanlan" w:date="2023-11-08T11:01:00Z">
        <w:r w:rsidRPr="007A04E6">
          <w:rPr>
            <w:rFonts w:ascii="CIDFont+F1" w:hAnsi="CIDFont+F1" w:hint="eastAsia"/>
            <w:color w:val="000000"/>
            <w:sz w:val="24"/>
            <w:szCs w:val="24"/>
          </w:rPr>
          <w:t>位置式</w:t>
        </w:r>
        <w:r w:rsidRPr="007A04E6">
          <w:rPr>
            <w:rFonts w:ascii="CIDFont+F1" w:hAnsi="CIDFont+F1"/>
            <w:color w:val="000000"/>
            <w:sz w:val="24"/>
            <w:szCs w:val="24"/>
          </w:rPr>
          <w:t xml:space="preserve"> PID </w:t>
        </w:r>
        <w:r w:rsidRPr="007A04E6">
          <w:rPr>
            <w:rFonts w:ascii="CIDFont+F1" w:hAnsi="CIDFont+F1"/>
            <w:color w:val="000000"/>
            <w:sz w:val="24"/>
            <w:szCs w:val="24"/>
          </w:rPr>
          <w:t>是一种非递推式算法，可直接控制执行机构（如平衡小</w:t>
        </w:r>
      </w:ins>
    </w:p>
    <w:p w14:paraId="2BFC1011" w14:textId="77777777" w:rsidR="007A04E6" w:rsidRDefault="007A04E6" w:rsidP="007A04E6">
      <w:pPr>
        <w:pStyle w:val="a3"/>
        <w:rPr>
          <w:ins w:id="1060" w:author="sun lanlan" w:date="2023-11-08T11:02:00Z"/>
          <w:rFonts w:ascii="CIDFont+F1" w:hAnsi="CIDFont+F1" w:hint="eastAsia"/>
          <w:color w:val="000000"/>
          <w:sz w:val="24"/>
          <w:szCs w:val="24"/>
        </w:rPr>
      </w:pPr>
      <w:ins w:id="1061" w:author="sun lanlan" w:date="2023-11-08T11:01:00Z">
        <w:r w:rsidRPr="007A04E6">
          <w:rPr>
            <w:rFonts w:ascii="CIDFont+F1" w:hAnsi="CIDFont+F1" w:hint="eastAsia"/>
            <w:color w:val="000000"/>
            <w:sz w:val="24"/>
            <w:szCs w:val="24"/>
          </w:rPr>
          <w:t>车）</w:t>
        </w:r>
      </w:ins>
    </w:p>
    <w:p w14:paraId="5D19EF12" w14:textId="728323A9" w:rsidR="007A04E6" w:rsidRPr="007A04E6" w:rsidRDefault="007A04E6" w:rsidP="007A04E6">
      <w:pPr>
        <w:pStyle w:val="a3"/>
        <w:rPr>
          <w:ins w:id="1062" w:author="sun lanlan" w:date="2023-11-08T11:01:00Z"/>
          <w:rFonts w:ascii="CIDFont+F1" w:hAnsi="CIDFont+F1" w:hint="eastAsia"/>
          <w:color w:val="000000"/>
          <w:sz w:val="24"/>
          <w:szCs w:val="24"/>
        </w:rPr>
      </w:pPr>
      <w:ins w:id="1063" w:author="sun lanlan" w:date="2023-11-08T11:01:00Z">
        <w:r w:rsidRPr="007A04E6">
          <w:rPr>
            <w:rFonts w:ascii="CIDFont+F1" w:hAnsi="CIDFont+F1"/>
            <w:color w:val="000000"/>
            <w:sz w:val="24"/>
            <w:szCs w:val="24"/>
          </w:rPr>
          <w:t>u(k)</w:t>
        </w:r>
        <w:r w:rsidRPr="007A04E6">
          <w:rPr>
            <w:rFonts w:ascii="CIDFont+F1" w:hAnsi="CIDFont+F1"/>
            <w:color w:val="000000"/>
            <w:sz w:val="24"/>
            <w:szCs w:val="24"/>
          </w:rPr>
          <w:t>的值和执行机构的实际位置（如小车当前角度）是一一对应的，因此</w:t>
        </w:r>
      </w:ins>
    </w:p>
    <w:p w14:paraId="46F55C28" w14:textId="77777777" w:rsidR="007A04E6" w:rsidRPr="007A04E6" w:rsidRDefault="007A04E6" w:rsidP="007A04E6">
      <w:pPr>
        <w:pStyle w:val="a3"/>
        <w:rPr>
          <w:ins w:id="1064" w:author="sun lanlan" w:date="2023-11-08T11:01:00Z"/>
          <w:rFonts w:ascii="CIDFont+F1" w:hAnsi="CIDFont+F1" w:hint="eastAsia"/>
          <w:color w:val="000000"/>
          <w:sz w:val="24"/>
          <w:szCs w:val="24"/>
        </w:rPr>
      </w:pPr>
      <w:ins w:id="1065" w:author="sun lanlan" w:date="2023-11-08T11:01:00Z">
        <w:r w:rsidRPr="007A04E6">
          <w:rPr>
            <w:rFonts w:ascii="CIDFont+F1" w:hAnsi="CIDFont+F1" w:hint="eastAsia"/>
            <w:color w:val="000000"/>
            <w:sz w:val="24"/>
            <w:szCs w:val="24"/>
          </w:rPr>
          <w:t>在执行机构不带积分部件的对象中可以很好应用</w:t>
        </w:r>
      </w:ins>
    </w:p>
    <w:p w14:paraId="7F9286E4" w14:textId="77777777" w:rsidR="007A04E6" w:rsidRPr="007A04E6" w:rsidRDefault="007A04E6" w:rsidP="007A04E6">
      <w:pPr>
        <w:pStyle w:val="a3"/>
        <w:rPr>
          <w:ins w:id="1066" w:author="sun lanlan" w:date="2023-11-08T11:02:00Z"/>
          <w:rFonts w:ascii="CIDFont+F1" w:hAnsi="CIDFont+F1" w:hint="eastAsia"/>
          <w:b/>
          <w:bCs/>
          <w:color w:val="000000"/>
          <w:sz w:val="24"/>
          <w:szCs w:val="24"/>
          <w:rPrChange w:id="1067" w:author="sun lanlan" w:date="2023-11-08T11:02:00Z">
            <w:rPr>
              <w:ins w:id="1068" w:author="sun lanlan" w:date="2023-11-08T11:02:00Z"/>
              <w:rFonts w:ascii="CIDFont+F1" w:hAnsi="CIDFont+F1" w:hint="eastAsia"/>
              <w:color w:val="000000"/>
              <w:sz w:val="24"/>
              <w:szCs w:val="24"/>
            </w:rPr>
          </w:rPrChange>
        </w:rPr>
      </w:pPr>
      <w:ins w:id="1069" w:author="sun lanlan" w:date="2023-11-08T11:01:00Z">
        <w:r w:rsidRPr="007A04E6">
          <w:rPr>
            <w:rFonts w:ascii="CIDFont+F1" w:hAnsi="CIDFont+F1" w:hint="eastAsia"/>
            <w:b/>
            <w:bCs/>
            <w:color w:val="000000"/>
            <w:sz w:val="24"/>
            <w:szCs w:val="24"/>
            <w:rPrChange w:id="1070" w:author="sun lanlan" w:date="2023-11-08T11:02:00Z">
              <w:rPr>
                <w:rFonts w:ascii="CIDFont+F1" w:hAnsi="CIDFont+F1" w:hint="eastAsia"/>
                <w:color w:val="000000"/>
                <w:sz w:val="24"/>
                <w:szCs w:val="24"/>
              </w:rPr>
            </w:rPrChange>
          </w:rPr>
          <w:t>缺点：</w:t>
        </w:r>
      </w:ins>
    </w:p>
    <w:p w14:paraId="4DDD4378" w14:textId="71B31DFE" w:rsidR="007A04E6" w:rsidRPr="007A04E6" w:rsidRDefault="007A04E6" w:rsidP="007A04E6">
      <w:pPr>
        <w:pStyle w:val="a3"/>
        <w:rPr>
          <w:ins w:id="1071" w:author="sun lanlan" w:date="2023-11-08T11:01:00Z"/>
          <w:rFonts w:ascii="CIDFont+F1" w:hAnsi="CIDFont+F1" w:hint="eastAsia"/>
          <w:color w:val="000000"/>
          <w:sz w:val="24"/>
          <w:szCs w:val="24"/>
        </w:rPr>
      </w:pPr>
      <w:ins w:id="1072" w:author="sun lanlan" w:date="2023-11-08T11:01:00Z">
        <w:r w:rsidRPr="007A04E6">
          <w:rPr>
            <w:rFonts w:ascii="CIDFont+F1" w:hAnsi="CIDFont+F1" w:hint="eastAsia"/>
            <w:color w:val="000000"/>
            <w:sz w:val="24"/>
            <w:szCs w:val="24"/>
          </w:rPr>
          <w:t>每次输出均与过去的状态有关，计算时要对</w:t>
        </w:r>
        <w:r w:rsidRPr="007A04E6">
          <w:rPr>
            <w:rFonts w:ascii="CIDFont+F1" w:hAnsi="CIDFont+F1"/>
            <w:color w:val="000000"/>
            <w:sz w:val="24"/>
            <w:szCs w:val="24"/>
          </w:rPr>
          <w:t xml:space="preserve"> e(k)</w:t>
        </w:r>
        <w:r w:rsidRPr="007A04E6">
          <w:rPr>
            <w:rFonts w:ascii="CIDFont+F1" w:hAnsi="CIDFont+F1"/>
            <w:color w:val="000000"/>
            <w:sz w:val="24"/>
            <w:szCs w:val="24"/>
          </w:rPr>
          <w:t>进行累加，运算工作</w:t>
        </w:r>
      </w:ins>
    </w:p>
    <w:p w14:paraId="3C7243BC" w14:textId="77777777" w:rsidR="007A04E6" w:rsidRDefault="007A04E6" w:rsidP="007A04E6">
      <w:pPr>
        <w:pStyle w:val="a3"/>
        <w:rPr>
          <w:ins w:id="1073" w:author="sun lanlan" w:date="2023-11-08T11:02:00Z"/>
          <w:rFonts w:ascii="CIDFont+F1" w:hAnsi="CIDFont+F1" w:hint="eastAsia"/>
          <w:color w:val="000000"/>
          <w:sz w:val="24"/>
          <w:szCs w:val="24"/>
        </w:rPr>
      </w:pPr>
      <w:ins w:id="1074" w:author="sun lanlan" w:date="2023-11-08T11:01:00Z">
        <w:r w:rsidRPr="007A04E6">
          <w:rPr>
            <w:rFonts w:ascii="CIDFont+F1" w:hAnsi="CIDFont+F1" w:hint="eastAsia"/>
            <w:color w:val="000000"/>
            <w:sz w:val="24"/>
            <w:szCs w:val="24"/>
          </w:rPr>
          <w:t>量大。</w:t>
        </w:r>
      </w:ins>
    </w:p>
    <w:p w14:paraId="071EABFE" w14:textId="77777777" w:rsidR="007A04E6" w:rsidRPr="007A04E6" w:rsidRDefault="007A04E6" w:rsidP="007A04E6">
      <w:pPr>
        <w:pStyle w:val="a3"/>
        <w:rPr>
          <w:ins w:id="1075" w:author="sun lanlan" w:date="2023-11-08T11:01:00Z"/>
          <w:rFonts w:ascii="CIDFont+F1" w:hAnsi="CIDFont+F1" w:hint="eastAsia"/>
          <w:color w:val="000000"/>
          <w:sz w:val="24"/>
          <w:szCs w:val="24"/>
        </w:rPr>
      </w:pPr>
    </w:p>
    <w:p w14:paraId="069D67C8" w14:textId="77777777" w:rsidR="007A04E6" w:rsidRPr="007A04E6" w:rsidRDefault="007A04E6" w:rsidP="007A04E6">
      <w:pPr>
        <w:pStyle w:val="a3"/>
        <w:rPr>
          <w:ins w:id="1076" w:author="sun lanlan" w:date="2023-11-08T11:01:00Z"/>
          <w:rFonts w:ascii="CIDFont+F1" w:hAnsi="CIDFont+F1" w:hint="eastAsia"/>
          <w:color w:val="000000"/>
          <w:sz w:val="24"/>
          <w:szCs w:val="24"/>
        </w:rPr>
      </w:pPr>
      <w:ins w:id="1077" w:author="sun lanlan" w:date="2023-11-08T11:01:00Z">
        <w:r w:rsidRPr="007A04E6">
          <w:rPr>
            <w:rFonts w:ascii="CIDFont+F1" w:hAnsi="CIDFont+F1" w:hint="eastAsia"/>
            <w:color w:val="000000"/>
            <w:sz w:val="24"/>
            <w:szCs w:val="24"/>
          </w:rPr>
          <w:t>增量式</w:t>
        </w:r>
        <w:r w:rsidRPr="007A04E6">
          <w:rPr>
            <w:rFonts w:ascii="CIDFont+F1" w:hAnsi="CIDFont+F1"/>
            <w:color w:val="000000"/>
            <w:sz w:val="24"/>
            <w:szCs w:val="24"/>
          </w:rPr>
          <w:t xml:space="preserve"> PID </w:t>
        </w:r>
        <w:r w:rsidRPr="007A04E6">
          <w:rPr>
            <w:rFonts w:ascii="CIDFont+F1" w:hAnsi="CIDFont+F1"/>
            <w:color w:val="000000"/>
            <w:sz w:val="24"/>
            <w:szCs w:val="24"/>
          </w:rPr>
          <w:t>优缺点</w:t>
        </w:r>
      </w:ins>
    </w:p>
    <w:p w14:paraId="69AA4A39" w14:textId="161C248A" w:rsidR="007A04E6" w:rsidRPr="007A04E6" w:rsidRDefault="007A04E6" w:rsidP="007A04E6">
      <w:pPr>
        <w:pStyle w:val="a3"/>
        <w:rPr>
          <w:ins w:id="1078" w:author="sun lanlan" w:date="2023-11-08T11:02:00Z"/>
          <w:rFonts w:ascii="CIDFont+F1" w:hAnsi="CIDFont+F1" w:hint="eastAsia"/>
          <w:b/>
          <w:bCs/>
          <w:color w:val="000000"/>
          <w:sz w:val="24"/>
          <w:szCs w:val="24"/>
          <w:rPrChange w:id="1079" w:author="sun lanlan" w:date="2023-11-08T11:03:00Z">
            <w:rPr>
              <w:ins w:id="1080" w:author="sun lanlan" w:date="2023-11-08T11:02:00Z"/>
              <w:rFonts w:ascii="CIDFont+F1" w:hAnsi="CIDFont+F1" w:hint="eastAsia"/>
              <w:color w:val="000000"/>
              <w:sz w:val="24"/>
              <w:szCs w:val="24"/>
            </w:rPr>
          </w:rPrChange>
        </w:rPr>
      </w:pPr>
      <w:ins w:id="1081" w:author="sun lanlan" w:date="2023-11-08T11:01:00Z">
        <w:r w:rsidRPr="007A04E6">
          <w:rPr>
            <w:rFonts w:ascii="CIDFont+F1" w:hAnsi="CIDFont+F1" w:hint="eastAsia"/>
            <w:b/>
            <w:bCs/>
            <w:color w:val="000000"/>
            <w:sz w:val="24"/>
            <w:szCs w:val="24"/>
            <w:rPrChange w:id="1082" w:author="sun lanlan" w:date="2023-11-08T11:03:00Z">
              <w:rPr>
                <w:rFonts w:ascii="CIDFont+F1" w:hAnsi="CIDFont+F1" w:hint="eastAsia"/>
                <w:color w:val="000000"/>
                <w:sz w:val="24"/>
                <w:szCs w:val="24"/>
              </w:rPr>
            </w:rPrChange>
          </w:rPr>
          <w:t>优点：</w:t>
        </w:r>
      </w:ins>
    </w:p>
    <w:p w14:paraId="5FA30705" w14:textId="1257891F" w:rsidR="007A04E6" w:rsidRPr="007A04E6" w:rsidRDefault="007A04E6" w:rsidP="007A04E6">
      <w:pPr>
        <w:pStyle w:val="a3"/>
        <w:rPr>
          <w:ins w:id="1083" w:author="sun lanlan" w:date="2023-11-08T11:01:00Z"/>
          <w:rFonts w:ascii="CIDFont+F1" w:hAnsi="CIDFont+F1" w:hint="eastAsia"/>
          <w:color w:val="000000"/>
          <w:sz w:val="24"/>
          <w:szCs w:val="24"/>
        </w:rPr>
      </w:pPr>
      <w:ins w:id="1084" w:author="sun lanlan" w:date="2023-11-08T11:01:00Z">
        <w:r w:rsidRPr="007A04E6">
          <w:rPr>
            <w:rFonts w:ascii="CIDFont+F1" w:hAnsi="CIDFont+F1"/>
            <w:color w:val="000000"/>
            <w:sz w:val="24"/>
            <w:szCs w:val="24"/>
          </w:rPr>
          <w:t>误动作时影响小，必要时可用逻辑判断的方法去掉出错数据。</w:t>
        </w:r>
      </w:ins>
    </w:p>
    <w:p w14:paraId="0C5140D5" w14:textId="77777777" w:rsidR="007A04E6" w:rsidRPr="007A04E6" w:rsidRDefault="007A04E6" w:rsidP="007A04E6">
      <w:pPr>
        <w:pStyle w:val="a3"/>
        <w:rPr>
          <w:ins w:id="1085" w:author="sun lanlan" w:date="2023-11-08T11:01:00Z"/>
          <w:rFonts w:ascii="CIDFont+F1" w:hAnsi="CIDFont+F1" w:hint="eastAsia"/>
          <w:color w:val="000000"/>
          <w:sz w:val="24"/>
          <w:szCs w:val="24"/>
        </w:rPr>
      </w:pPr>
      <w:ins w:id="1086" w:author="sun lanlan" w:date="2023-11-08T11:01:00Z">
        <w:r w:rsidRPr="007A04E6">
          <w:rPr>
            <w:rFonts w:ascii="CIDFont+F1" w:hAnsi="CIDFont+F1" w:hint="eastAsia"/>
            <w:color w:val="000000"/>
            <w:sz w:val="24"/>
            <w:szCs w:val="24"/>
          </w:rPr>
          <w:t>手动</w:t>
        </w:r>
        <w:r w:rsidRPr="007A04E6">
          <w:rPr>
            <w:rFonts w:ascii="CIDFont+F1" w:hAnsi="CIDFont+F1"/>
            <w:color w:val="000000"/>
            <w:sz w:val="24"/>
            <w:szCs w:val="24"/>
          </w:rPr>
          <w:t>/</w:t>
        </w:r>
        <w:r w:rsidRPr="007A04E6">
          <w:rPr>
            <w:rFonts w:ascii="CIDFont+F1" w:hAnsi="CIDFont+F1"/>
            <w:color w:val="000000"/>
            <w:sz w:val="24"/>
            <w:szCs w:val="24"/>
          </w:rPr>
          <w:t>自动切换时冲击小，便于实现无扰动切换。当计算机故障时，仍能保</w:t>
        </w:r>
      </w:ins>
    </w:p>
    <w:p w14:paraId="0915F370" w14:textId="77777777" w:rsidR="007A04E6" w:rsidRDefault="007A04E6" w:rsidP="007A04E6">
      <w:pPr>
        <w:pStyle w:val="a3"/>
        <w:rPr>
          <w:ins w:id="1087" w:author="sun lanlan" w:date="2023-11-08T11:02:00Z"/>
          <w:rFonts w:ascii="CIDFont+F1" w:hAnsi="CIDFont+F1" w:hint="eastAsia"/>
          <w:color w:val="000000"/>
          <w:sz w:val="24"/>
          <w:szCs w:val="24"/>
        </w:rPr>
      </w:pPr>
      <w:ins w:id="1088" w:author="sun lanlan" w:date="2023-11-08T11:01:00Z">
        <w:r w:rsidRPr="007A04E6">
          <w:rPr>
            <w:rFonts w:ascii="CIDFont+F1" w:hAnsi="CIDFont+F1" w:hint="eastAsia"/>
            <w:color w:val="000000"/>
            <w:sz w:val="24"/>
            <w:szCs w:val="24"/>
          </w:rPr>
          <w:t>持原值。</w:t>
        </w:r>
      </w:ins>
    </w:p>
    <w:p w14:paraId="2430E214" w14:textId="289F79F2" w:rsidR="007A04E6" w:rsidRPr="007A04E6" w:rsidRDefault="007A04E6" w:rsidP="007A04E6">
      <w:pPr>
        <w:pStyle w:val="a3"/>
        <w:rPr>
          <w:ins w:id="1089" w:author="sun lanlan" w:date="2023-11-08T11:01:00Z"/>
          <w:rFonts w:ascii="CIDFont+F1" w:hAnsi="CIDFont+F1" w:hint="eastAsia"/>
          <w:color w:val="000000"/>
          <w:sz w:val="24"/>
          <w:szCs w:val="24"/>
        </w:rPr>
      </w:pPr>
      <w:ins w:id="1090" w:author="sun lanlan" w:date="2023-11-08T11:01:00Z">
        <w:r w:rsidRPr="007A04E6">
          <w:rPr>
            <w:rFonts w:ascii="CIDFont+F1" w:hAnsi="CIDFont+F1"/>
            <w:color w:val="000000"/>
            <w:sz w:val="24"/>
            <w:szCs w:val="24"/>
          </w:rPr>
          <w:t>算式中不需要累加。控制增量</w:t>
        </w:r>
        <w:proofErr w:type="spellStart"/>
        <w:r w:rsidRPr="007A04E6">
          <w:rPr>
            <w:rFonts w:ascii="CIDFont+F1" w:hAnsi="CIDFont+F1"/>
            <w:color w:val="000000"/>
            <w:sz w:val="24"/>
            <w:szCs w:val="24"/>
          </w:rPr>
          <w:t>Δu</w:t>
        </w:r>
        <w:proofErr w:type="spellEnd"/>
        <w:r w:rsidRPr="007A04E6">
          <w:rPr>
            <w:rFonts w:ascii="CIDFont+F1" w:hAnsi="CIDFont+F1"/>
            <w:color w:val="000000"/>
            <w:sz w:val="24"/>
            <w:szCs w:val="24"/>
          </w:rPr>
          <w:t>(k)</w:t>
        </w:r>
        <w:r w:rsidRPr="007A04E6">
          <w:rPr>
            <w:rFonts w:ascii="CIDFont+F1" w:hAnsi="CIDFont+F1"/>
            <w:color w:val="000000"/>
            <w:sz w:val="24"/>
            <w:szCs w:val="24"/>
          </w:rPr>
          <w:t>的确定仅与最近</w:t>
        </w:r>
        <w:r w:rsidRPr="007A04E6">
          <w:rPr>
            <w:rFonts w:ascii="CIDFont+F1" w:hAnsi="CIDFont+F1"/>
            <w:color w:val="000000"/>
            <w:sz w:val="24"/>
            <w:szCs w:val="24"/>
          </w:rPr>
          <w:t xml:space="preserve"> 3 </w:t>
        </w:r>
        <w:r w:rsidRPr="007A04E6">
          <w:rPr>
            <w:rFonts w:ascii="CIDFont+F1" w:hAnsi="CIDFont+F1"/>
            <w:color w:val="000000"/>
            <w:sz w:val="24"/>
            <w:szCs w:val="24"/>
          </w:rPr>
          <w:t>次的采样值有</w:t>
        </w:r>
      </w:ins>
    </w:p>
    <w:p w14:paraId="025DE3AC" w14:textId="77777777" w:rsidR="007A04E6" w:rsidRPr="007A04E6" w:rsidRDefault="007A04E6" w:rsidP="007A04E6">
      <w:pPr>
        <w:pStyle w:val="a3"/>
        <w:rPr>
          <w:ins w:id="1091" w:author="sun lanlan" w:date="2023-11-08T11:01:00Z"/>
          <w:rFonts w:ascii="CIDFont+F1" w:hAnsi="CIDFont+F1" w:hint="eastAsia"/>
          <w:color w:val="000000"/>
          <w:sz w:val="24"/>
          <w:szCs w:val="24"/>
        </w:rPr>
      </w:pPr>
      <w:ins w:id="1092" w:author="sun lanlan" w:date="2023-11-08T11:01:00Z">
        <w:r w:rsidRPr="007A04E6">
          <w:rPr>
            <w:rFonts w:ascii="CIDFont+F1" w:hAnsi="CIDFont+F1" w:hint="eastAsia"/>
            <w:color w:val="000000"/>
            <w:sz w:val="24"/>
            <w:szCs w:val="24"/>
          </w:rPr>
          <w:t>关。</w:t>
        </w:r>
      </w:ins>
    </w:p>
    <w:p w14:paraId="5C811211" w14:textId="77777777" w:rsidR="007A04E6" w:rsidRDefault="007A04E6" w:rsidP="007A04E6">
      <w:pPr>
        <w:pStyle w:val="a3"/>
        <w:rPr>
          <w:ins w:id="1093" w:author="sun lanlan" w:date="2023-11-08T11:03:00Z"/>
          <w:rFonts w:ascii="CIDFont+F1" w:hAnsi="CIDFont+F1" w:hint="eastAsia"/>
          <w:b/>
          <w:bCs/>
          <w:color w:val="000000"/>
          <w:sz w:val="24"/>
          <w:szCs w:val="24"/>
        </w:rPr>
      </w:pPr>
      <w:ins w:id="1094" w:author="sun lanlan" w:date="2023-11-08T11:01:00Z">
        <w:r w:rsidRPr="007A04E6">
          <w:rPr>
            <w:rFonts w:ascii="CIDFont+F1" w:hAnsi="CIDFont+F1" w:hint="eastAsia"/>
            <w:b/>
            <w:bCs/>
            <w:color w:val="000000"/>
            <w:sz w:val="24"/>
            <w:szCs w:val="24"/>
            <w:rPrChange w:id="1095" w:author="sun lanlan" w:date="2023-11-08T11:03:00Z">
              <w:rPr>
                <w:rFonts w:ascii="CIDFont+F1" w:hAnsi="CIDFont+F1" w:hint="eastAsia"/>
                <w:color w:val="000000"/>
                <w:sz w:val="24"/>
                <w:szCs w:val="24"/>
              </w:rPr>
            </w:rPrChange>
          </w:rPr>
          <w:t>缺点：</w:t>
        </w:r>
      </w:ins>
    </w:p>
    <w:p w14:paraId="55910A09" w14:textId="77777777" w:rsidR="007A04E6" w:rsidRDefault="007A04E6" w:rsidP="00E03F22">
      <w:pPr>
        <w:pStyle w:val="a3"/>
        <w:rPr>
          <w:ins w:id="1096" w:author="sun lanlan" w:date="2023-11-08T11:03:00Z"/>
          <w:rFonts w:ascii="CIDFont+F1" w:hAnsi="CIDFont+F1" w:hint="eastAsia"/>
          <w:color w:val="000000"/>
          <w:sz w:val="24"/>
          <w:szCs w:val="24"/>
        </w:rPr>
      </w:pPr>
      <w:ins w:id="1097" w:author="sun lanlan" w:date="2023-11-08T11:01:00Z">
        <w:r w:rsidRPr="007A04E6">
          <w:rPr>
            <w:rFonts w:ascii="CIDFont+F1" w:hAnsi="CIDFont+F1"/>
            <w:color w:val="000000"/>
            <w:sz w:val="24"/>
            <w:szCs w:val="24"/>
          </w:rPr>
          <w:t>积分截断效应大，有稳态误差；溢出的影响大。</w:t>
        </w:r>
      </w:ins>
    </w:p>
    <w:p w14:paraId="3A6B9DA2" w14:textId="2A2E842A" w:rsidR="000B6B6B" w:rsidDel="007A04E6" w:rsidRDefault="007A04E6" w:rsidP="007A04E6">
      <w:pPr>
        <w:pStyle w:val="a3"/>
        <w:rPr>
          <w:del w:id="1098" w:author="sun lanlan" w:date="2023-11-08T09:56:00Z"/>
          <w:rFonts w:ascii="CIDFont+F1" w:hAnsi="CIDFont+F1" w:hint="eastAsia"/>
          <w:color w:val="000000"/>
          <w:sz w:val="24"/>
          <w:szCs w:val="24"/>
        </w:rPr>
      </w:pPr>
      <w:ins w:id="1099" w:author="sun lanlan" w:date="2023-11-08T11:01:00Z">
        <w:r w:rsidRPr="007A04E6">
          <w:rPr>
            <w:rFonts w:ascii="CIDFont+F1" w:hAnsi="CIDFont+F1"/>
            <w:color w:val="000000"/>
            <w:sz w:val="24"/>
            <w:szCs w:val="24"/>
          </w:rPr>
          <w:t>有的被控对</w:t>
        </w:r>
        <w:r w:rsidRPr="007A04E6">
          <w:rPr>
            <w:rFonts w:ascii="CIDFont+F1" w:hAnsi="CIDFont+F1" w:hint="eastAsia"/>
            <w:color w:val="000000"/>
            <w:sz w:val="24"/>
            <w:szCs w:val="24"/>
          </w:rPr>
          <w:t>象用增量式则不太好；</w:t>
        </w:r>
      </w:ins>
      <w:del w:id="1100" w:author="sun lanlan" w:date="2023-11-08T09:56:00Z">
        <w:r w:rsidRPr="007A3508" w:rsidDel="00071403">
          <w:rPr>
            <w:rFonts w:ascii="CIDFont+F1" w:hAnsi="CIDFont+F1"/>
            <w:color w:val="000000"/>
            <w:sz w:val="24"/>
            <w:szCs w:val="24"/>
            <w:rPrChange w:id="1101" w:author="sun lanlan" w:date="2023-11-08T10:47:00Z">
              <w:rPr>
                <w:b/>
                <w:bCs/>
                <w:color w:val="333333"/>
              </w:rPr>
            </w:rPrChange>
          </w:rPr>
          <w:delText xml:space="preserve">&lt;4&gt; </w:delText>
        </w:r>
        <w:r w:rsidRPr="007A3508" w:rsidDel="00071403">
          <w:rPr>
            <w:rFonts w:ascii="CIDFont+F1" w:hAnsi="CIDFont+F1"/>
            <w:color w:val="000000"/>
            <w:sz w:val="24"/>
            <w:szCs w:val="24"/>
            <w:rPrChange w:id="1102" w:author="sun lanlan" w:date="2023-11-08T10:47:00Z">
              <w:rPr>
                <w:b/>
                <w:bCs/>
                <w:sz w:val="24"/>
                <w:szCs w:val="24"/>
              </w:rPr>
            </w:rPrChange>
          </w:rPr>
          <w:delText>laser_filters</w:delText>
        </w:r>
        <w:r w:rsidRPr="007A3508" w:rsidDel="00071403">
          <w:rPr>
            <w:rFonts w:ascii="CIDFont+F1" w:hAnsi="CIDFont+F1" w:hint="eastAsia"/>
            <w:color w:val="000000"/>
            <w:sz w:val="24"/>
            <w:szCs w:val="24"/>
            <w:rPrChange w:id="1103" w:author="sun lanlan" w:date="2023-11-08T10:47:00Z">
              <w:rPr>
                <w:rFonts w:hint="eastAsia"/>
                <w:b/>
                <w:bCs/>
                <w:color w:val="333333"/>
              </w:rPr>
            </w:rPrChange>
          </w:rPr>
          <w:delText>常用参数类型：</w:delText>
        </w:r>
      </w:del>
    </w:p>
    <w:p w14:paraId="2A7FD9A5" w14:textId="77777777" w:rsidR="007A04E6" w:rsidRDefault="007A04E6" w:rsidP="00E03F22">
      <w:pPr>
        <w:pStyle w:val="a3"/>
        <w:rPr>
          <w:ins w:id="1104" w:author="sun lanlan" w:date="2023-11-08T11:04:00Z"/>
          <w:rFonts w:ascii="CIDFont+F1" w:hAnsi="CIDFont+F1" w:hint="eastAsia"/>
          <w:color w:val="000000"/>
          <w:sz w:val="24"/>
          <w:szCs w:val="24"/>
        </w:rPr>
      </w:pPr>
    </w:p>
    <w:p w14:paraId="43F9E20A" w14:textId="2DCE9F69" w:rsidR="007A04E6" w:rsidRDefault="007A04E6" w:rsidP="007A04E6">
      <w:pPr>
        <w:pStyle w:val="a3"/>
        <w:rPr>
          <w:ins w:id="1105" w:author="sun lanlan" w:date="2023-11-08T11:04:00Z"/>
          <w:rFonts w:asciiTheme="minorHAnsi" w:eastAsiaTheme="minorEastAsia" w:hAnsiTheme="minorHAnsi" w:cstheme="minorBidi"/>
          <w:b/>
          <w:sz w:val="32"/>
          <w:szCs w:val="22"/>
        </w:rPr>
      </w:pPr>
      <w:ins w:id="1106" w:author="sun lanlan" w:date="2023-11-08T11:04:00Z">
        <w:r w:rsidRPr="007A04E6">
          <w:rPr>
            <w:rFonts w:asciiTheme="minorHAnsi" w:eastAsiaTheme="minorEastAsia" w:hAnsiTheme="minorHAnsi" w:cstheme="minorBidi" w:hint="eastAsia"/>
            <w:b/>
            <w:sz w:val="32"/>
            <w:szCs w:val="22"/>
            <w:rPrChange w:id="1107" w:author="sun lanlan" w:date="2023-11-08T11:04:00Z">
              <w:rPr>
                <w:rFonts w:ascii="CIDFont+F1" w:hAnsi="CIDFont+F1" w:hint="eastAsia"/>
                <w:color w:val="000000"/>
                <w:sz w:val="24"/>
                <w:szCs w:val="24"/>
              </w:rPr>
            </w:rPrChange>
          </w:rPr>
          <w:t>实验步骤：</w:t>
        </w:r>
      </w:ins>
    </w:p>
    <w:p w14:paraId="6BD1256F" w14:textId="77777777" w:rsidR="007A04E6" w:rsidRPr="007A04E6" w:rsidRDefault="007A04E6" w:rsidP="007A04E6">
      <w:pPr>
        <w:pStyle w:val="a3"/>
        <w:rPr>
          <w:ins w:id="1108" w:author="sun lanlan" w:date="2023-11-08T11:04:00Z"/>
          <w:b/>
          <w:bCs/>
          <w:color w:val="333333"/>
          <w:szCs w:val="22"/>
          <w:rPrChange w:id="1109" w:author="sun lanlan" w:date="2023-11-08T11:05:00Z">
            <w:rPr>
              <w:ins w:id="1110" w:author="sun lanlan" w:date="2023-11-08T11:04:00Z"/>
              <w:rFonts w:asciiTheme="minorHAnsi" w:eastAsiaTheme="minorEastAsia" w:hAnsiTheme="minorHAnsi" w:cstheme="minorBidi"/>
              <w:b/>
              <w:sz w:val="32"/>
              <w:szCs w:val="22"/>
            </w:rPr>
          </w:rPrChange>
        </w:rPr>
      </w:pPr>
      <w:ins w:id="1111" w:author="sun lanlan" w:date="2023-11-08T11:04:00Z">
        <w:r w:rsidRPr="007A04E6">
          <w:rPr>
            <w:b/>
            <w:bCs/>
            <w:color w:val="333333"/>
            <w:szCs w:val="22"/>
            <w:rPrChange w:id="1112" w:author="sun lanlan" w:date="2023-11-08T11:05:00Z">
              <w:rPr>
                <w:rFonts w:asciiTheme="minorHAnsi" w:eastAsiaTheme="minorEastAsia" w:hAnsiTheme="minorHAnsi" w:cstheme="minorBidi"/>
                <w:b/>
                <w:sz w:val="32"/>
                <w:szCs w:val="22"/>
              </w:rPr>
            </w:rPrChange>
          </w:rPr>
          <w:t>1. 搭建实验环境</w:t>
        </w:r>
      </w:ins>
    </w:p>
    <w:p w14:paraId="0DC0282A" w14:textId="7E69777D" w:rsidR="007A04E6" w:rsidRDefault="007A04E6" w:rsidP="007A04E6">
      <w:pPr>
        <w:pStyle w:val="a3"/>
        <w:rPr>
          <w:ins w:id="1113" w:author="sun lanlan" w:date="2023-11-08T11:06:00Z"/>
          <w:rFonts w:ascii="CIDFont+F1" w:hAnsi="CIDFont+F1" w:hint="eastAsia"/>
          <w:b/>
          <w:bCs/>
          <w:color w:val="000000"/>
          <w:sz w:val="24"/>
          <w:szCs w:val="24"/>
        </w:rPr>
      </w:pPr>
      <w:ins w:id="1114" w:author="sun lanlan" w:date="2023-11-08T11:06:00Z">
        <w:r>
          <w:rPr>
            <w:rFonts w:ascii="CIDFont+F1" w:hAnsi="CIDFont+F1" w:hint="eastAsia"/>
            <w:color w:val="000000"/>
            <w:sz w:val="24"/>
            <w:szCs w:val="24"/>
          </w:rPr>
          <w:t>为了方便进行移植，</w:t>
        </w:r>
      </w:ins>
      <w:ins w:id="1115" w:author="sun lanlan" w:date="2023-11-08T11:04:00Z">
        <w:r w:rsidRPr="007A04E6">
          <w:rPr>
            <w:rFonts w:ascii="CIDFont+F1" w:hAnsi="CIDFont+F1" w:hint="eastAsia"/>
            <w:color w:val="000000"/>
            <w:sz w:val="24"/>
            <w:szCs w:val="24"/>
            <w:rPrChange w:id="1116" w:author="sun lanlan" w:date="2023-11-08T11:05:00Z">
              <w:rPr>
                <w:rFonts w:asciiTheme="minorHAnsi" w:eastAsiaTheme="minorEastAsia" w:hAnsiTheme="minorHAnsi" w:cstheme="minorBidi" w:hint="eastAsia"/>
                <w:b/>
                <w:sz w:val="32"/>
                <w:szCs w:val="22"/>
              </w:rPr>
            </w:rPrChange>
          </w:rPr>
          <w:t>实验环境为</w:t>
        </w:r>
        <w:r w:rsidRPr="007A04E6">
          <w:rPr>
            <w:rFonts w:ascii="CIDFont+F1" w:hAnsi="CIDFont+F1"/>
            <w:color w:val="000000"/>
            <w:sz w:val="24"/>
            <w:szCs w:val="24"/>
            <w:rPrChange w:id="1117" w:author="sun lanlan" w:date="2023-11-08T11:05:00Z">
              <w:rPr>
                <w:rFonts w:asciiTheme="minorHAnsi" w:eastAsiaTheme="minorEastAsia" w:hAnsiTheme="minorHAnsi" w:cstheme="minorBidi"/>
                <w:b/>
                <w:sz w:val="32"/>
                <w:szCs w:val="22"/>
              </w:rPr>
            </w:rPrChange>
          </w:rPr>
          <w:t xml:space="preserve"> </w:t>
        </w:r>
        <w:r w:rsidRPr="007A04E6">
          <w:rPr>
            <w:rFonts w:ascii="CIDFont+F1" w:hAnsi="CIDFont+F1"/>
            <w:b/>
            <w:bCs/>
            <w:color w:val="000000"/>
            <w:sz w:val="24"/>
            <w:szCs w:val="24"/>
            <w:rPrChange w:id="1118" w:author="sun lanlan" w:date="2023-11-08T11:05:00Z">
              <w:rPr>
                <w:rFonts w:asciiTheme="minorHAnsi" w:eastAsiaTheme="minorEastAsia" w:hAnsiTheme="minorHAnsi" w:cstheme="minorBidi"/>
                <w:b/>
                <w:sz w:val="32"/>
                <w:szCs w:val="22"/>
              </w:rPr>
            </w:rPrChange>
          </w:rPr>
          <w:t>Python3 +Matplotlib</w:t>
        </w:r>
      </w:ins>
    </w:p>
    <w:p w14:paraId="2687025C" w14:textId="77777777" w:rsidR="007A04E6" w:rsidRDefault="007A04E6" w:rsidP="007A04E6">
      <w:pPr>
        <w:pStyle w:val="a3"/>
        <w:rPr>
          <w:ins w:id="1119" w:author="sun lanlan" w:date="2023-11-08T11:06:00Z"/>
          <w:rFonts w:ascii="CIDFont+F1" w:hAnsi="CIDFont+F1" w:hint="eastAsia"/>
          <w:color w:val="000000"/>
          <w:sz w:val="24"/>
          <w:szCs w:val="24"/>
        </w:rPr>
      </w:pPr>
    </w:p>
    <w:p w14:paraId="07D92954" w14:textId="47D08B91" w:rsidR="007A04E6" w:rsidRPr="007A04E6" w:rsidRDefault="007A04E6" w:rsidP="007A04E6">
      <w:pPr>
        <w:pStyle w:val="a3"/>
        <w:rPr>
          <w:ins w:id="1120" w:author="sun lanlan" w:date="2023-11-08T11:04:00Z"/>
          <w:rFonts w:ascii="CIDFont+F1" w:hAnsi="CIDFont+F1"/>
          <w:color w:val="000000"/>
          <w:sz w:val="24"/>
          <w:szCs w:val="24"/>
          <w:rPrChange w:id="1121" w:author="sun lanlan" w:date="2023-11-08T11:05:00Z">
            <w:rPr>
              <w:ins w:id="1122" w:author="sun lanlan" w:date="2023-11-08T11:04:00Z"/>
              <w:rFonts w:asciiTheme="minorHAnsi" w:eastAsiaTheme="minorEastAsia" w:hAnsiTheme="minorHAnsi" w:cstheme="minorBidi"/>
              <w:b/>
              <w:sz w:val="32"/>
              <w:szCs w:val="22"/>
            </w:rPr>
          </w:rPrChange>
        </w:rPr>
      </w:pPr>
      <w:ins w:id="1123" w:author="sun lanlan" w:date="2023-11-08T11:04:00Z">
        <w:r w:rsidRPr="007A04E6">
          <w:rPr>
            <w:rFonts w:ascii="CIDFont+F1" w:hAnsi="CIDFont+F1" w:hint="eastAsia"/>
            <w:color w:val="000000"/>
            <w:sz w:val="24"/>
            <w:szCs w:val="24"/>
            <w:rPrChange w:id="1124" w:author="sun lanlan" w:date="2023-11-08T11:05:00Z">
              <w:rPr>
                <w:rFonts w:asciiTheme="minorHAnsi" w:eastAsiaTheme="minorEastAsia" w:hAnsiTheme="minorHAnsi" w:cstheme="minorBidi" w:hint="eastAsia"/>
                <w:b/>
                <w:sz w:val="32"/>
                <w:szCs w:val="22"/>
              </w:rPr>
            </w:rPrChange>
          </w:rPr>
          <w:t>其中</w:t>
        </w:r>
        <w:r w:rsidRPr="007A04E6">
          <w:rPr>
            <w:rFonts w:ascii="CIDFont+F1" w:hAnsi="CIDFont+F1"/>
            <w:color w:val="000000"/>
            <w:sz w:val="24"/>
            <w:szCs w:val="24"/>
            <w:rPrChange w:id="1125" w:author="sun lanlan" w:date="2023-11-08T11:05:00Z">
              <w:rPr>
                <w:rFonts w:asciiTheme="minorHAnsi" w:eastAsiaTheme="minorEastAsia" w:hAnsiTheme="minorHAnsi" w:cstheme="minorBidi"/>
                <w:b/>
                <w:sz w:val="32"/>
                <w:szCs w:val="22"/>
              </w:rPr>
            </w:rPrChange>
          </w:rPr>
          <w:t xml:space="preserve"> Matplotlib </w:t>
        </w:r>
        <w:r w:rsidRPr="007A04E6">
          <w:rPr>
            <w:rFonts w:ascii="CIDFont+F1" w:hAnsi="CIDFont+F1"/>
            <w:color w:val="000000"/>
            <w:sz w:val="24"/>
            <w:szCs w:val="24"/>
            <w:rPrChange w:id="1126" w:author="sun lanlan" w:date="2023-11-08T11:05:00Z">
              <w:rPr>
                <w:rFonts w:asciiTheme="minorHAnsi" w:eastAsiaTheme="minorEastAsia" w:hAnsiTheme="minorHAnsi" w:cstheme="minorBidi"/>
                <w:b/>
                <w:sz w:val="32"/>
                <w:szCs w:val="22"/>
              </w:rPr>
            </w:rPrChange>
          </w:rPr>
          <w:t>是</w:t>
        </w:r>
        <w:r w:rsidRPr="007A04E6">
          <w:rPr>
            <w:rFonts w:ascii="CIDFont+F1" w:hAnsi="CIDFont+F1"/>
            <w:color w:val="000000"/>
            <w:sz w:val="24"/>
            <w:szCs w:val="24"/>
            <w:rPrChange w:id="1127" w:author="sun lanlan" w:date="2023-11-08T11:05:00Z">
              <w:rPr>
                <w:rFonts w:asciiTheme="minorHAnsi" w:eastAsiaTheme="minorEastAsia" w:hAnsiTheme="minorHAnsi" w:cstheme="minorBidi"/>
                <w:b/>
                <w:sz w:val="32"/>
                <w:szCs w:val="22"/>
              </w:rPr>
            </w:rPrChange>
          </w:rPr>
          <w:t xml:space="preserve"> Python </w:t>
        </w:r>
        <w:r w:rsidRPr="007A04E6">
          <w:rPr>
            <w:rFonts w:ascii="CIDFont+F1" w:hAnsi="CIDFont+F1"/>
            <w:color w:val="000000"/>
            <w:sz w:val="24"/>
            <w:szCs w:val="24"/>
            <w:rPrChange w:id="1128" w:author="sun lanlan" w:date="2023-11-08T11:05:00Z">
              <w:rPr>
                <w:rFonts w:asciiTheme="minorHAnsi" w:eastAsiaTheme="minorEastAsia" w:hAnsiTheme="minorHAnsi" w:cstheme="minorBidi"/>
                <w:b/>
                <w:sz w:val="32"/>
                <w:szCs w:val="22"/>
              </w:rPr>
            </w:rPrChange>
          </w:rPr>
          <w:t>中类似</w:t>
        </w:r>
        <w:r w:rsidRPr="007A04E6">
          <w:rPr>
            <w:rFonts w:ascii="CIDFont+F1" w:hAnsi="CIDFont+F1"/>
            <w:color w:val="000000"/>
            <w:sz w:val="24"/>
            <w:szCs w:val="24"/>
            <w:rPrChange w:id="1129" w:author="sun lanlan" w:date="2023-11-08T11:05:00Z">
              <w:rPr>
                <w:rFonts w:asciiTheme="minorHAnsi" w:eastAsiaTheme="minorEastAsia" w:hAnsiTheme="minorHAnsi" w:cstheme="minorBidi"/>
                <w:b/>
                <w:sz w:val="32"/>
                <w:szCs w:val="22"/>
              </w:rPr>
            </w:rPrChange>
          </w:rPr>
          <w:t xml:space="preserve"> MATLAB </w:t>
        </w:r>
        <w:r w:rsidRPr="007A04E6">
          <w:rPr>
            <w:rFonts w:ascii="CIDFont+F1" w:hAnsi="CIDFont+F1"/>
            <w:color w:val="000000"/>
            <w:sz w:val="24"/>
            <w:szCs w:val="24"/>
            <w:rPrChange w:id="1130" w:author="sun lanlan" w:date="2023-11-08T11:05:00Z">
              <w:rPr>
                <w:rFonts w:asciiTheme="minorHAnsi" w:eastAsiaTheme="minorEastAsia" w:hAnsiTheme="minorHAnsi" w:cstheme="minorBidi"/>
                <w:b/>
                <w:sz w:val="32"/>
                <w:szCs w:val="22"/>
              </w:rPr>
            </w:rPrChange>
          </w:rPr>
          <w:t>的绘图工具，可实现</w:t>
        </w:r>
        <w:r w:rsidRPr="007A04E6">
          <w:rPr>
            <w:rFonts w:ascii="CIDFont+F1" w:hAnsi="CIDFont+F1"/>
            <w:color w:val="000000"/>
            <w:sz w:val="24"/>
            <w:szCs w:val="24"/>
            <w:rPrChange w:id="1131" w:author="sun lanlan" w:date="2023-11-08T11:05:00Z">
              <w:rPr>
                <w:rFonts w:asciiTheme="minorHAnsi" w:eastAsiaTheme="minorEastAsia" w:hAnsiTheme="minorHAnsi" w:cstheme="minorBidi"/>
                <w:b/>
                <w:sz w:val="32"/>
                <w:szCs w:val="22"/>
              </w:rPr>
            </w:rPrChange>
          </w:rPr>
          <w:t xml:space="preserve"> PID </w:t>
        </w:r>
        <w:r w:rsidRPr="007A04E6">
          <w:rPr>
            <w:rFonts w:ascii="CIDFont+F1" w:hAnsi="CIDFont+F1"/>
            <w:color w:val="000000"/>
            <w:sz w:val="24"/>
            <w:szCs w:val="24"/>
            <w:rPrChange w:id="1132" w:author="sun lanlan" w:date="2023-11-08T11:05:00Z">
              <w:rPr>
                <w:rFonts w:asciiTheme="minorHAnsi" w:eastAsiaTheme="minorEastAsia" w:hAnsiTheme="minorHAnsi" w:cstheme="minorBidi"/>
                <w:b/>
                <w:sz w:val="32"/>
                <w:szCs w:val="22"/>
              </w:rPr>
            </w:rPrChange>
          </w:rPr>
          <w:t>可视</w:t>
        </w:r>
        <w:r w:rsidRPr="007A04E6">
          <w:rPr>
            <w:rFonts w:ascii="CIDFont+F1" w:hAnsi="CIDFont+F1" w:hint="eastAsia"/>
            <w:color w:val="000000"/>
            <w:sz w:val="24"/>
            <w:szCs w:val="24"/>
            <w:rPrChange w:id="1133" w:author="sun lanlan" w:date="2023-11-08T11:05:00Z">
              <w:rPr>
                <w:rFonts w:asciiTheme="minorHAnsi" w:eastAsiaTheme="minorEastAsia" w:hAnsiTheme="minorHAnsi" w:cstheme="minorBidi" w:hint="eastAsia"/>
                <w:b/>
                <w:sz w:val="32"/>
                <w:szCs w:val="22"/>
              </w:rPr>
            </w:rPrChange>
          </w:rPr>
          <w:t>化功能，协助</w:t>
        </w:r>
        <w:r w:rsidRPr="007A04E6">
          <w:rPr>
            <w:rFonts w:ascii="CIDFont+F1" w:hAnsi="CIDFont+F1"/>
            <w:color w:val="000000"/>
            <w:sz w:val="24"/>
            <w:szCs w:val="24"/>
            <w:rPrChange w:id="1134" w:author="sun lanlan" w:date="2023-11-08T11:05:00Z">
              <w:rPr>
                <w:rFonts w:asciiTheme="minorHAnsi" w:eastAsiaTheme="minorEastAsia" w:hAnsiTheme="minorHAnsi" w:cstheme="minorBidi"/>
                <w:b/>
                <w:sz w:val="32"/>
                <w:szCs w:val="22"/>
              </w:rPr>
            </w:rPrChange>
          </w:rPr>
          <w:t xml:space="preserve"> PID </w:t>
        </w:r>
        <w:r w:rsidRPr="007A04E6">
          <w:rPr>
            <w:rFonts w:ascii="CIDFont+F1" w:hAnsi="CIDFont+F1"/>
            <w:color w:val="000000"/>
            <w:sz w:val="24"/>
            <w:szCs w:val="24"/>
            <w:rPrChange w:id="1135" w:author="sun lanlan" w:date="2023-11-08T11:05:00Z">
              <w:rPr>
                <w:rFonts w:asciiTheme="minorHAnsi" w:eastAsiaTheme="minorEastAsia" w:hAnsiTheme="minorHAnsi" w:cstheme="minorBidi"/>
                <w:b/>
                <w:sz w:val="32"/>
                <w:szCs w:val="22"/>
              </w:rPr>
            </w:rPrChange>
          </w:rPr>
          <w:t>算法调参</w:t>
        </w:r>
        <w:r w:rsidRPr="007A04E6">
          <w:rPr>
            <w:rFonts w:asciiTheme="minorHAnsi" w:eastAsiaTheme="minorEastAsia" w:hAnsiTheme="minorHAnsi" w:cstheme="minorBidi"/>
            <w:b/>
            <w:sz w:val="32"/>
            <w:szCs w:val="22"/>
          </w:rPr>
          <w:t>。</w:t>
        </w:r>
      </w:ins>
    </w:p>
    <w:p w14:paraId="311322B5" w14:textId="77777777" w:rsidR="007A04E6" w:rsidRPr="007A04E6" w:rsidRDefault="007A04E6" w:rsidP="007A04E6">
      <w:pPr>
        <w:pStyle w:val="a3"/>
        <w:rPr>
          <w:ins w:id="1136" w:author="sun lanlan" w:date="2023-11-08T11:04:00Z"/>
          <w:b/>
          <w:bCs/>
          <w:color w:val="333333"/>
          <w:szCs w:val="22"/>
          <w:rPrChange w:id="1137" w:author="sun lanlan" w:date="2023-11-08T11:05:00Z">
            <w:rPr>
              <w:ins w:id="1138" w:author="sun lanlan" w:date="2023-11-08T11:04:00Z"/>
              <w:rFonts w:asciiTheme="minorHAnsi" w:eastAsiaTheme="minorEastAsia" w:hAnsiTheme="minorHAnsi" w:cstheme="minorBidi"/>
              <w:b/>
              <w:sz w:val="32"/>
              <w:szCs w:val="22"/>
            </w:rPr>
          </w:rPrChange>
        </w:rPr>
      </w:pPr>
      <w:ins w:id="1139" w:author="sun lanlan" w:date="2023-11-08T11:04:00Z">
        <w:r w:rsidRPr="007A04E6">
          <w:rPr>
            <w:b/>
            <w:bCs/>
            <w:color w:val="333333"/>
            <w:szCs w:val="22"/>
            <w:rPrChange w:id="1140" w:author="sun lanlan" w:date="2023-11-08T11:05:00Z">
              <w:rPr>
                <w:rFonts w:asciiTheme="minorHAnsi" w:eastAsiaTheme="minorEastAsia" w:hAnsiTheme="minorHAnsi" w:cstheme="minorBidi"/>
                <w:b/>
                <w:sz w:val="32"/>
                <w:szCs w:val="22"/>
              </w:rPr>
            </w:rPrChange>
          </w:rPr>
          <w:t>2. 位置式 PID 与增量式 PID 的 python 算法实现</w:t>
        </w:r>
      </w:ins>
    </w:p>
    <w:p w14:paraId="21381BD2" w14:textId="77777777" w:rsidR="007A04E6" w:rsidRDefault="007A04E6" w:rsidP="007A04E6">
      <w:pPr>
        <w:pStyle w:val="a3"/>
        <w:rPr>
          <w:ins w:id="1141" w:author="sun lanlan" w:date="2023-11-08T11:06:00Z"/>
          <w:b/>
          <w:bCs/>
          <w:color w:val="333333"/>
          <w:szCs w:val="22"/>
        </w:rPr>
      </w:pPr>
    </w:p>
    <w:p w14:paraId="44581190" w14:textId="77777777" w:rsidR="00553D71" w:rsidRDefault="00553D71" w:rsidP="007A04E6">
      <w:pPr>
        <w:pStyle w:val="a3"/>
        <w:rPr>
          <w:ins w:id="1142" w:author="sun lanlan" w:date="2023-11-08T11:08:00Z"/>
          <w:b/>
          <w:bCs/>
          <w:color w:val="333333"/>
          <w:szCs w:val="22"/>
        </w:rPr>
      </w:pPr>
    </w:p>
    <w:p w14:paraId="3EE8FB14" w14:textId="27B0CA92" w:rsidR="007A04E6" w:rsidRDefault="00553D71" w:rsidP="007A04E6">
      <w:pPr>
        <w:pStyle w:val="a3"/>
        <w:rPr>
          <w:ins w:id="1143" w:author="sun lanlan" w:date="2023-11-08T11:07:00Z"/>
          <w:b/>
          <w:bCs/>
          <w:color w:val="333333"/>
          <w:szCs w:val="22"/>
        </w:rPr>
      </w:pPr>
      <w:ins w:id="1144" w:author="sun lanlan" w:date="2023-11-08T11:07:00Z">
        <w:r>
          <w:rPr>
            <w:rFonts w:hint="eastAsia"/>
            <w:b/>
            <w:bCs/>
            <w:color w:val="333333"/>
            <w:szCs w:val="22"/>
          </w:rPr>
          <w:t>需要自己</w:t>
        </w:r>
      </w:ins>
      <w:ins w:id="1145" w:author="sun lanlan" w:date="2023-11-08T11:08:00Z">
        <w:r>
          <w:rPr>
            <w:rFonts w:hint="eastAsia"/>
            <w:b/>
            <w:bCs/>
            <w:color w:val="333333"/>
            <w:szCs w:val="22"/>
          </w:rPr>
          <w:t>结合公式复现，不要照抄</w:t>
        </w:r>
      </w:ins>
    </w:p>
    <w:p w14:paraId="60B72D54" w14:textId="77777777" w:rsidR="007A04E6" w:rsidRDefault="007A04E6" w:rsidP="007A04E6">
      <w:pPr>
        <w:pStyle w:val="a3"/>
        <w:rPr>
          <w:ins w:id="1146" w:author="sun lanlan" w:date="2023-11-08T11:07:00Z"/>
          <w:b/>
          <w:bCs/>
          <w:color w:val="333333"/>
          <w:szCs w:val="22"/>
        </w:rPr>
      </w:pPr>
    </w:p>
    <w:p w14:paraId="4D123CEE" w14:textId="77777777" w:rsidR="007A04E6" w:rsidRDefault="007A04E6" w:rsidP="007A04E6">
      <w:pPr>
        <w:pStyle w:val="a3"/>
        <w:rPr>
          <w:ins w:id="1147" w:author="sun lanlan" w:date="2023-11-08T11:07:00Z"/>
          <w:b/>
          <w:bCs/>
          <w:color w:val="333333"/>
          <w:szCs w:val="22"/>
        </w:rPr>
      </w:pPr>
    </w:p>
    <w:p w14:paraId="4546454B" w14:textId="41EA1AC8" w:rsidR="007A04E6" w:rsidRDefault="007A04E6" w:rsidP="007A04E6">
      <w:pPr>
        <w:pStyle w:val="a3"/>
        <w:rPr>
          <w:ins w:id="1148" w:author="sun lanlan" w:date="2023-11-08T11:06:00Z"/>
          <w:b/>
          <w:bCs/>
          <w:color w:val="333333"/>
          <w:szCs w:val="22"/>
        </w:rPr>
      </w:pPr>
      <w:ins w:id="1149" w:author="sun lanlan" w:date="2023-11-08T11:04:00Z">
        <w:r w:rsidRPr="007A04E6">
          <w:rPr>
            <w:rFonts w:hint="eastAsia"/>
            <w:b/>
            <w:bCs/>
            <w:color w:val="333333"/>
            <w:szCs w:val="22"/>
            <w:rPrChange w:id="1150" w:author="sun lanlan" w:date="2023-11-08T11:06:00Z">
              <w:rPr>
                <w:rFonts w:asciiTheme="minorHAnsi" w:eastAsiaTheme="minorEastAsia" w:hAnsiTheme="minorHAnsi" w:cstheme="minorBidi" w:hint="eastAsia"/>
                <w:b/>
                <w:sz w:val="32"/>
                <w:szCs w:val="22"/>
              </w:rPr>
            </w:rPrChange>
          </w:rPr>
          <w:t>位置式</w:t>
        </w:r>
        <w:r w:rsidRPr="007A04E6">
          <w:rPr>
            <w:b/>
            <w:bCs/>
            <w:color w:val="333333"/>
            <w:szCs w:val="22"/>
            <w:rPrChange w:id="1151" w:author="sun lanlan" w:date="2023-11-08T11:06:00Z">
              <w:rPr>
                <w:rFonts w:asciiTheme="minorHAnsi" w:eastAsiaTheme="minorEastAsia" w:hAnsiTheme="minorHAnsi" w:cstheme="minorBidi"/>
                <w:b/>
                <w:sz w:val="32"/>
                <w:szCs w:val="22"/>
              </w:rPr>
            </w:rPrChange>
          </w:rPr>
          <w:t xml:space="preserve"> PID</w:t>
        </w:r>
      </w:ins>
    </w:p>
    <w:p w14:paraId="0B0CFF98" w14:textId="6DB92F2B" w:rsidR="007A04E6" w:rsidRDefault="007A04E6" w:rsidP="007A04E6">
      <w:pPr>
        <w:pStyle w:val="a3"/>
        <w:rPr>
          <w:ins w:id="1152" w:author="sun lanlan" w:date="2023-11-08T11:06:00Z"/>
          <w:b/>
          <w:bCs/>
          <w:color w:val="333333"/>
          <w:szCs w:val="22"/>
        </w:rPr>
      </w:pPr>
      <w:ins w:id="1153" w:author="sun lanlan" w:date="2023-11-08T11:07:00Z">
        <w:r w:rsidRPr="007A04E6">
          <w:rPr>
            <w:b/>
            <w:bCs/>
            <w:noProof/>
            <w:color w:val="333333"/>
            <w:szCs w:val="22"/>
          </w:rPr>
          <w:lastRenderedPageBreak/>
          <w:drawing>
            <wp:inline distT="0" distB="0" distL="0" distR="0" wp14:anchorId="603F114D" wp14:editId="467D997A">
              <wp:extent cx="5274310" cy="3731895"/>
              <wp:effectExtent l="0" t="0" r="2540" b="1905"/>
              <wp:docPr id="10090897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731895"/>
                      </a:xfrm>
                      <a:prstGeom prst="rect">
                        <a:avLst/>
                      </a:prstGeom>
                      <a:noFill/>
                      <a:ln>
                        <a:noFill/>
                      </a:ln>
                    </pic:spPr>
                  </pic:pic>
                </a:graphicData>
              </a:graphic>
            </wp:inline>
          </w:drawing>
        </w:r>
      </w:ins>
    </w:p>
    <w:p w14:paraId="14661353" w14:textId="77777777" w:rsidR="007A04E6" w:rsidRDefault="007A04E6" w:rsidP="007A04E6">
      <w:pPr>
        <w:pStyle w:val="a3"/>
        <w:rPr>
          <w:ins w:id="1154" w:author="sun lanlan" w:date="2023-11-08T11:06:00Z"/>
          <w:b/>
          <w:bCs/>
          <w:color w:val="333333"/>
          <w:szCs w:val="22"/>
        </w:rPr>
      </w:pPr>
    </w:p>
    <w:p w14:paraId="7F59D1B7" w14:textId="77777777" w:rsidR="00553D71" w:rsidRDefault="00553D71" w:rsidP="007A04E6">
      <w:pPr>
        <w:pStyle w:val="a3"/>
        <w:rPr>
          <w:ins w:id="1155" w:author="sun lanlan" w:date="2023-11-08T11:08:00Z"/>
          <w:b/>
          <w:bCs/>
          <w:color w:val="333333"/>
          <w:szCs w:val="22"/>
        </w:rPr>
      </w:pPr>
    </w:p>
    <w:p w14:paraId="4DE5216D" w14:textId="77777777" w:rsidR="00553D71" w:rsidRDefault="00553D71" w:rsidP="007A04E6">
      <w:pPr>
        <w:pStyle w:val="a3"/>
        <w:rPr>
          <w:ins w:id="1156" w:author="sun lanlan" w:date="2023-11-08T11:08:00Z"/>
          <w:b/>
          <w:bCs/>
          <w:color w:val="333333"/>
          <w:szCs w:val="22"/>
        </w:rPr>
      </w:pPr>
    </w:p>
    <w:p w14:paraId="741C2249" w14:textId="77777777" w:rsidR="00553D71" w:rsidRDefault="00553D71" w:rsidP="007A04E6">
      <w:pPr>
        <w:pStyle w:val="a3"/>
        <w:rPr>
          <w:ins w:id="1157" w:author="sun lanlan" w:date="2023-11-08T11:08:00Z"/>
          <w:b/>
          <w:bCs/>
          <w:color w:val="333333"/>
          <w:szCs w:val="22"/>
        </w:rPr>
      </w:pPr>
    </w:p>
    <w:p w14:paraId="11480D44" w14:textId="77777777" w:rsidR="00553D71" w:rsidRDefault="00553D71" w:rsidP="007A04E6">
      <w:pPr>
        <w:pStyle w:val="a3"/>
        <w:rPr>
          <w:ins w:id="1158" w:author="sun lanlan" w:date="2023-11-08T11:08:00Z"/>
          <w:b/>
          <w:bCs/>
          <w:color w:val="333333"/>
          <w:szCs w:val="22"/>
        </w:rPr>
      </w:pPr>
    </w:p>
    <w:p w14:paraId="1CD4DB1F" w14:textId="77777777" w:rsidR="00553D71" w:rsidRDefault="00553D71" w:rsidP="007A04E6">
      <w:pPr>
        <w:pStyle w:val="a3"/>
        <w:rPr>
          <w:ins w:id="1159" w:author="sun lanlan" w:date="2023-11-08T11:08:00Z"/>
          <w:b/>
          <w:bCs/>
          <w:color w:val="333333"/>
          <w:szCs w:val="22"/>
        </w:rPr>
      </w:pPr>
    </w:p>
    <w:p w14:paraId="0F770BFF" w14:textId="77777777" w:rsidR="00553D71" w:rsidRDefault="00553D71" w:rsidP="007A04E6">
      <w:pPr>
        <w:pStyle w:val="a3"/>
        <w:rPr>
          <w:ins w:id="1160" w:author="sun lanlan" w:date="2023-11-08T11:08:00Z"/>
          <w:b/>
          <w:bCs/>
          <w:color w:val="333333"/>
          <w:szCs w:val="22"/>
        </w:rPr>
      </w:pPr>
    </w:p>
    <w:p w14:paraId="5ABB3AD4" w14:textId="709140FD" w:rsidR="007A04E6" w:rsidRPr="007A04E6" w:rsidRDefault="007A04E6">
      <w:pPr>
        <w:pStyle w:val="a3"/>
        <w:rPr>
          <w:ins w:id="1161" w:author="sun lanlan" w:date="2023-11-08T11:04:00Z"/>
          <w:b/>
          <w:bCs/>
          <w:color w:val="333333"/>
        </w:rPr>
        <w:pPrChange w:id="1162" w:author="sun lanlan" w:date="2023-11-08T10:11:00Z">
          <w:pPr>
            <w:jc w:val="left"/>
          </w:pPr>
        </w:pPrChange>
      </w:pPr>
      <w:ins w:id="1163" w:author="sun lanlan" w:date="2023-11-08T11:07:00Z">
        <w:r w:rsidRPr="007A04E6">
          <w:rPr>
            <w:rFonts w:hint="eastAsia"/>
            <w:b/>
            <w:bCs/>
            <w:color w:val="333333"/>
            <w:szCs w:val="22"/>
          </w:rPr>
          <w:t>增量式</w:t>
        </w:r>
        <w:r w:rsidRPr="007A04E6">
          <w:rPr>
            <w:b/>
            <w:bCs/>
            <w:color w:val="333333"/>
            <w:szCs w:val="22"/>
          </w:rPr>
          <w:t xml:space="preserve"> PID</w:t>
        </w:r>
      </w:ins>
    </w:p>
    <w:p w14:paraId="4D8B2B0A" w14:textId="3A0B3ACE" w:rsidR="000B6B6B" w:rsidDel="00553D71" w:rsidRDefault="00553D71" w:rsidP="00E03F22">
      <w:pPr>
        <w:pStyle w:val="a3"/>
        <w:rPr>
          <w:del w:id="1164" w:author="sun lanlan" w:date="2023-11-08T09:56:00Z"/>
          <w:rFonts w:ascii="CIDFont+F1" w:hAnsi="CIDFont+F1" w:hint="eastAsia"/>
          <w:color w:val="000000"/>
          <w:sz w:val="24"/>
          <w:szCs w:val="24"/>
        </w:rPr>
      </w:pPr>
      <w:ins w:id="1165" w:author="sun lanlan" w:date="2023-11-08T11:07:00Z">
        <w:r w:rsidRPr="00553D71">
          <w:rPr>
            <w:rFonts w:ascii="CIDFont+F1" w:hAnsi="CIDFont+F1"/>
            <w:noProof/>
            <w:color w:val="000000"/>
            <w:sz w:val="24"/>
            <w:szCs w:val="24"/>
          </w:rPr>
          <w:drawing>
            <wp:inline distT="0" distB="0" distL="0" distR="0" wp14:anchorId="3557FA36" wp14:editId="750ACA99">
              <wp:extent cx="5191125" cy="3143250"/>
              <wp:effectExtent l="0" t="0" r="9525" b="0"/>
              <wp:docPr id="5235952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125" cy="3143250"/>
                      </a:xfrm>
                      <a:prstGeom prst="rect">
                        <a:avLst/>
                      </a:prstGeom>
                      <a:noFill/>
                      <a:ln>
                        <a:noFill/>
                      </a:ln>
                    </pic:spPr>
                  </pic:pic>
                </a:graphicData>
              </a:graphic>
            </wp:inline>
          </w:drawing>
        </w:r>
      </w:ins>
      <w:del w:id="1166" w:author="sun lanlan" w:date="2023-11-08T09:56:00Z">
        <w:r w:rsidRPr="007A3508" w:rsidDel="00071403">
          <w:rPr>
            <w:rFonts w:ascii="CIDFont+F1" w:hAnsi="CIDFont+F1"/>
            <w:color w:val="000000"/>
            <w:sz w:val="24"/>
            <w:szCs w:val="24"/>
            <w:rPrChange w:id="1167" w:author="sun lanlan" w:date="2023-11-08T10:47:00Z">
              <w:rPr>
                <w:rFonts w:ascii="微软雅黑" w:eastAsia="微软雅黑" w:hAnsi="微软雅黑" w:cs="微软雅黑"/>
                <w:b/>
                <w:bCs/>
                <w:color w:val="4F4F4F"/>
                <w:sz w:val="24"/>
                <w:szCs w:val="24"/>
                <w:shd w:val="clear" w:color="auto" w:fill="FFFFFF"/>
              </w:rPr>
            </w:rPrChange>
          </w:rPr>
          <w:delText>1.InterpolationFilter</w:delText>
        </w:r>
      </w:del>
    </w:p>
    <w:p w14:paraId="43EC2280" w14:textId="25965A8F" w:rsidR="00553D71" w:rsidRPr="007C443C" w:rsidRDefault="00553D71" w:rsidP="00553D71">
      <w:pPr>
        <w:pStyle w:val="a3"/>
        <w:rPr>
          <w:ins w:id="1168" w:author="sun lanlan" w:date="2023-11-08T11:07:00Z"/>
          <w:b/>
          <w:bCs/>
          <w:color w:val="333333"/>
          <w:szCs w:val="22"/>
        </w:rPr>
      </w:pPr>
      <w:ins w:id="1169" w:author="sun lanlan" w:date="2023-11-08T11:07:00Z">
        <w:r w:rsidRPr="007C443C">
          <w:rPr>
            <w:b/>
            <w:bCs/>
            <w:color w:val="333333"/>
            <w:szCs w:val="22"/>
          </w:rPr>
          <w:t xml:space="preserve">2. </w:t>
        </w:r>
      </w:ins>
      <w:ins w:id="1170" w:author="sun lanlan" w:date="2023-11-08T11:08:00Z">
        <w:r w:rsidRPr="00553D71">
          <w:rPr>
            <w:b/>
            <w:bCs/>
            <w:color w:val="333333"/>
            <w:szCs w:val="22"/>
          </w:rPr>
          <w:lastRenderedPageBreak/>
          <w:t>3.</w:t>
        </w:r>
      </w:ins>
      <w:ins w:id="1171" w:author="sun lanlan" w:date="2023-11-08T11:07:00Z">
        <w:r w:rsidRPr="007C443C">
          <w:rPr>
            <w:b/>
            <w:bCs/>
            <w:color w:val="333333"/>
            <w:szCs w:val="22"/>
          </w:rPr>
          <w:t>位置式 PID 与增量式 PID 的 python 算法实现</w:t>
        </w:r>
      </w:ins>
    </w:p>
    <w:p w14:paraId="2C7FEB19" w14:textId="77777777" w:rsidR="00553D71" w:rsidRDefault="00553D71" w:rsidP="00553D71">
      <w:pPr>
        <w:pStyle w:val="a3"/>
        <w:rPr>
          <w:ins w:id="1172" w:author="sun lanlan" w:date="2023-11-08T11:09:00Z"/>
          <w:rFonts w:ascii="CIDFont+F1" w:hAnsi="CIDFont+F1" w:hint="eastAsia"/>
          <w:color w:val="000000"/>
          <w:sz w:val="24"/>
          <w:szCs w:val="24"/>
        </w:rPr>
      </w:pPr>
      <w:ins w:id="1173" w:author="sun lanlan" w:date="2023-11-08T11:08:00Z">
        <w:r w:rsidRPr="00553D71">
          <w:rPr>
            <w:rFonts w:ascii="CIDFont+F1" w:hAnsi="CIDFont+F1" w:hint="eastAsia"/>
            <w:color w:val="000000"/>
            <w:sz w:val="24"/>
            <w:szCs w:val="24"/>
          </w:rPr>
          <w:t>由于用</w:t>
        </w:r>
        <w:r w:rsidRPr="00553D71">
          <w:rPr>
            <w:rFonts w:ascii="CIDFont+F1" w:hAnsi="CIDFont+F1"/>
            <w:color w:val="000000"/>
            <w:sz w:val="24"/>
            <w:szCs w:val="24"/>
          </w:rPr>
          <w:t xml:space="preserve"> python </w:t>
        </w:r>
        <w:r w:rsidRPr="00553D71">
          <w:rPr>
            <w:rFonts w:ascii="CIDFont+F1" w:hAnsi="CIDFont+F1"/>
            <w:color w:val="000000"/>
            <w:sz w:val="24"/>
            <w:szCs w:val="24"/>
          </w:rPr>
          <w:t>写的话不像是在单片机上，单片机编程有一个重要的函数中断函</w:t>
        </w:r>
      </w:ins>
      <w:ins w:id="1174" w:author="sun lanlan" w:date="2023-11-08T11:09:00Z">
        <w:r>
          <w:rPr>
            <w:rFonts w:ascii="CIDFont+F1" w:hAnsi="CIDFont+F1" w:hint="eastAsia"/>
            <w:color w:val="000000"/>
            <w:sz w:val="24"/>
            <w:szCs w:val="24"/>
          </w:rPr>
          <w:t>数</w:t>
        </w:r>
      </w:ins>
      <w:ins w:id="1175" w:author="sun lanlan" w:date="2023-11-08T11:08:00Z">
        <w:r w:rsidRPr="00553D71">
          <w:rPr>
            <w:rFonts w:ascii="CIDFont+F1" w:hAnsi="CIDFont+F1"/>
            <w:color w:val="000000"/>
            <w:sz w:val="24"/>
            <w:szCs w:val="24"/>
          </w:rPr>
          <w:t>．</w:t>
        </w:r>
        <w:r w:rsidRPr="00553D71">
          <w:rPr>
            <w:rFonts w:ascii="CIDFont+F1" w:hAnsi="CIDFont+F1"/>
            <w:color w:val="000000"/>
            <w:sz w:val="24"/>
            <w:szCs w:val="24"/>
          </w:rPr>
          <w:t>Python</w:t>
        </w:r>
      </w:ins>
      <w:ins w:id="1176" w:author="sun lanlan" w:date="2023-11-08T11:09:00Z">
        <w:r>
          <w:rPr>
            <w:rFonts w:ascii="CIDFont+F1" w:hAnsi="CIDFont+F1" w:hint="eastAsia"/>
            <w:color w:val="000000"/>
            <w:sz w:val="24"/>
            <w:szCs w:val="24"/>
          </w:rPr>
          <w:t>中，</w:t>
        </w:r>
      </w:ins>
      <w:ins w:id="1177" w:author="sun lanlan" w:date="2023-11-08T11:08:00Z">
        <w:r w:rsidRPr="00553D71">
          <w:rPr>
            <w:rFonts w:ascii="CIDFont+F1" w:hAnsi="CIDFont+F1"/>
            <w:color w:val="000000"/>
            <w:sz w:val="24"/>
            <w:szCs w:val="24"/>
          </w:rPr>
          <w:t>我们</w:t>
        </w:r>
      </w:ins>
      <w:ins w:id="1178" w:author="sun lanlan" w:date="2023-11-08T11:09:00Z">
        <w:r>
          <w:rPr>
            <w:rFonts w:ascii="CIDFont+F1" w:hAnsi="CIDFont+F1" w:hint="eastAsia"/>
            <w:color w:val="000000"/>
            <w:sz w:val="24"/>
            <w:szCs w:val="24"/>
          </w:rPr>
          <w:t>使</w:t>
        </w:r>
      </w:ins>
      <w:ins w:id="1179" w:author="sun lanlan" w:date="2023-11-08T11:08:00Z">
        <w:r w:rsidRPr="00553D71">
          <w:rPr>
            <w:rFonts w:ascii="CIDFont+F1" w:hAnsi="CIDFont+F1"/>
            <w:color w:val="000000"/>
            <w:sz w:val="24"/>
            <w:szCs w:val="24"/>
          </w:rPr>
          <w:t>用</w:t>
        </w:r>
        <w:r w:rsidRPr="00553D71">
          <w:rPr>
            <w:rFonts w:ascii="CIDFont+F1" w:hAnsi="CIDFont+F1"/>
            <w:color w:val="000000"/>
            <w:sz w:val="24"/>
            <w:szCs w:val="24"/>
          </w:rPr>
          <w:t xml:space="preserve"> time </w:t>
        </w:r>
        <w:r w:rsidRPr="00553D71">
          <w:rPr>
            <w:rFonts w:ascii="CIDFont+F1" w:hAnsi="CIDFont+F1"/>
            <w:color w:val="000000"/>
            <w:sz w:val="24"/>
            <w:szCs w:val="24"/>
          </w:rPr>
          <w:t>库来控制函数的运行时</w:t>
        </w:r>
        <w:r w:rsidRPr="00553D71">
          <w:rPr>
            <w:rFonts w:ascii="CIDFont+F1" w:hAnsi="CIDFont+F1" w:hint="eastAsia"/>
            <w:color w:val="000000"/>
            <w:sz w:val="24"/>
            <w:szCs w:val="24"/>
          </w:rPr>
          <w:t>间的间隔。</w:t>
        </w:r>
      </w:ins>
    </w:p>
    <w:p w14:paraId="065185AB" w14:textId="77777777" w:rsidR="00553D71" w:rsidRDefault="00553D71" w:rsidP="00553D71">
      <w:pPr>
        <w:pStyle w:val="a3"/>
        <w:rPr>
          <w:ins w:id="1180" w:author="sun lanlan" w:date="2023-11-08T11:09:00Z"/>
          <w:rFonts w:ascii="CIDFont+F1" w:hAnsi="CIDFont+F1" w:hint="eastAsia"/>
          <w:color w:val="000000"/>
          <w:sz w:val="24"/>
          <w:szCs w:val="24"/>
        </w:rPr>
      </w:pPr>
    </w:p>
    <w:p w14:paraId="6D3956BB" w14:textId="77777777" w:rsidR="00553D71" w:rsidRDefault="00553D71" w:rsidP="00553D71">
      <w:pPr>
        <w:pStyle w:val="a3"/>
        <w:rPr>
          <w:ins w:id="1181" w:author="sun lanlan" w:date="2023-11-08T11:09:00Z"/>
          <w:rFonts w:ascii="CIDFont+F1" w:hAnsi="CIDFont+F1" w:hint="eastAsia"/>
          <w:color w:val="000000"/>
          <w:sz w:val="24"/>
          <w:szCs w:val="24"/>
        </w:rPr>
      </w:pPr>
    </w:p>
    <w:p w14:paraId="17669BB2" w14:textId="1BDFA13D" w:rsidR="00553D71" w:rsidRDefault="00553D71" w:rsidP="00553D71">
      <w:pPr>
        <w:pStyle w:val="a3"/>
        <w:rPr>
          <w:ins w:id="1182" w:author="sun lanlan" w:date="2023-11-08T11:10:00Z"/>
          <w:rFonts w:ascii="CIDFont+F1" w:hAnsi="CIDFont+F1" w:hint="eastAsia"/>
          <w:color w:val="000000"/>
          <w:sz w:val="24"/>
          <w:szCs w:val="24"/>
        </w:rPr>
      </w:pPr>
      <w:ins w:id="1183" w:author="sun lanlan" w:date="2023-11-08T11:08:00Z">
        <w:r w:rsidRPr="00553D71">
          <w:rPr>
            <w:rFonts w:ascii="CIDFont+F1" w:hAnsi="CIDFont+F1" w:hint="eastAsia"/>
            <w:color w:val="000000"/>
            <w:sz w:val="24"/>
            <w:szCs w:val="24"/>
          </w:rPr>
          <w:t>一个增量式</w:t>
        </w:r>
        <w:r w:rsidRPr="00553D71">
          <w:rPr>
            <w:rFonts w:ascii="CIDFont+F1" w:hAnsi="CIDFont+F1"/>
            <w:color w:val="000000"/>
            <w:sz w:val="24"/>
            <w:szCs w:val="24"/>
          </w:rPr>
          <w:t xml:space="preserve"> PID </w:t>
        </w:r>
        <w:r w:rsidRPr="00553D71">
          <w:rPr>
            <w:rFonts w:ascii="CIDFont+F1" w:hAnsi="CIDFont+F1"/>
            <w:color w:val="000000"/>
            <w:sz w:val="24"/>
            <w:szCs w:val="24"/>
          </w:rPr>
          <w:t>算法可视化程序</w:t>
        </w:r>
      </w:ins>
      <w:ins w:id="1184" w:author="sun lanlan" w:date="2023-11-08T11:09:00Z">
        <w:r>
          <w:rPr>
            <w:rFonts w:ascii="CIDFont+F1" w:hAnsi="CIDFont+F1" w:hint="eastAsia"/>
            <w:color w:val="000000"/>
            <w:sz w:val="24"/>
            <w:szCs w:val="24"/>
          </w:rPr>
          <w:t>：</w:t>
        </w:r>
      </w:ins>
    </w:p>
    <w:p w14:paraId="5290CA0C" w14:textId="77777777" w:rsidR="00553D71" w:rsidRDefault="00553D71" w:rsidP="00553D71">
      <w:pPr>
        <w:pStyle w:val="a3"/>
        <w:rPr>
          <w:ins w:id="1185" w:author="sun lanlan" w:date="2023-11-08T11:10:00Z"/>
          <w:rFonts w:ascii="CIDFont+F1" w:hAnsi="CIDFont+F1" w:hint="eastAsia"/>
          <w:color w:val="000000"/>
          <w:sz w:val="24"/>
          <w:szCs w:val="24"/>
        </w:rPr>
      </w:pPr>
    </w:p>
    <w:p w14:paraId="78E7AE08" w14:textId="77777777" w:rsidR="00553D71" w:rsidRDefault="00553D71" w:rsidP="00553D71">
      <w:pPr>
        <w:pStyle w:val="a3"/>
        <w:rPr>
          <w:ins w:id="1186" w:author="sun lanlan" w:date="2023-11-08T11:10:00Z"/>
          <w:rFonts w:ascii="CIDFont+F1" w:hAnsi="CIDFont+F1" w:hint="eastAsia"/>
          <w:color w:val="000000"/>
          <w:sz w:val="24"/>
          <w:szCs w:val="24"/>
        </w:rPr>
      </w:pPr>
    </w:p>
    <w:p w14:paraId="702AE82D" w14:textId="77777777" w:rsidR="00553D71" w:rsidRDefault="00553D71" w:rsidP="00553D71">
      <w:pPr>
        <w:pStyle w:val="a3"/>
        <w:rPr>
          <w:ins w:id="1187" w:author="sun lanlan" w:date="2023-11-08T11:10:00Z"/>
          <w:rFonts w:ascii="CIDFont+F1" w:hAnsi="CIDFont+F1" w:hint="eastAsia"/>
          <w:color w:val="000000"/>
          <w:sz w:val="24"/>
          <w:szCs w:val="24"/>
        </w:rPr>
      </w:pPr>
    </w:p>
    <w:p w14:paraId="5D61DB75" w14:textId="77777777" w:rsidR="00553D71" w:rsidRDefault="00553D71" w:rsidP="00553D71">
      <w:pPr>
        <w:pStyle w:val="a3"/>
        <w:rPr>
          <w:ins w:id="1188" w:author="sun lanlan" w:date="2023-11-08T11:10:00Z"/>
          <w:rFonts w:ascii="CIDFont+F1" w:hAnsi="CIDFont+F1" w:hint="eastAsia"/>
          <w:color w:val="000000"/>
          <w:sz w:val="24"/>
          <w:szCs w:val="24"/>
        </w:rPr>
      </w:pPr>
    </w:p>
    <w:p w14:paraId="346749BC" w14:textId="77777777" w:rsidR="00553D71" w:rsidRDefault="00553D71" w:rsidP="00553D71">
      <w:pPr>
        <w:pStyle w:val="a3"/>
        <w:rPr>
          <w:ins w:id="1189" w:author="sun lanlan" w:date="2023-11-08T11:09:00Z"/>
          <w:rFonts w:ascii="CIDFont+F1" w:hAnsi="CIDFont+F1" w:hint="eastAsia"/>
          <w:color w:val="000000"/>
          <w:sz w:val="24"/>
          <w:szCs w:val="24"/>
        </w:rPr>
      </w:pPr>
    </w:p>
    <w:p w14:paraId="3BD549D9" w14:textId="6A4B63F9" w:rsidR="00553D71" w:rsidRPr="007A3508" w:rsidRDefault="00553D71">
      <w:pPr>
        <w:pStyle w:val="a3"/>
        <w:rPr>
          <w:ins w:id="1190" w:author="sun lanlan" w:date="2023-11-08T11:07:00Z"/>
          <w:rFonts w:ascii="CIDFont+F1" w:hAnsi="CIDFont+F1"/>
          <w:color w:val="000000"/>
          <w:sz w:val="24"/>
          <w:szCs w:val="24"/>
          <w:rPrChange w:id="1191" w:author="sun lanlan" w:date="2023-11-08T10:47:00Z">
            <w:rPr>
              <w:ins w:id="1192" w:author="sun lanlan" w:date="2023-11-08T11:07:00Z"/>
              <w:rFonts w:ascii="微软雅黑" w:eastAsia="微软雅黑" w:hAnsi="微软雅黑" w:cs="微软雅黑"/>
              <w:b/>
              <w:bCs/>
              <w:color w:val="4F4F4F"/>
              <w:sz w:val="24"/>
              <w:szCs w:val="24"/>
            </w:rPr>
          </w:rPrChange>
        </w:rPr>
        <w:pPrChange w:id="1193" w:author="sun lanlan" w:date="2023-11-08T10:11:00Z">
          <w:pPr>
            <w:widowControl/>
            <w:shd w:val="clear" w:color="auto" w:fill="FFFFFF"/>
            <w:spacing w:before="96" w:after="192" w:line="336" w:lineRule="atLeast"/>
            <w:ind w:firstLine="420"/>
          </w:pPr>
        </w:pPrChange>
      </w:pPr>
      <w:ins w:id="1194" w:author="sun lanlan" w:date="2023-11-08T11:09:00Z">
        <w:r w:rsidRPr="00553D71">
          <w:rPr>
            <w:rFonts w:ascii="CIDFont+F1" w:hAnsi="CIDFont+F1"/>
            <w:noProof/>
            <w:color w:val="000000"/>
            <w:sz w:val="24"/>
            <w:szCs w:val="24"/>
          </w:rPr>
          <w:drawing>
            <wp:inline distT="0" distB="0" distL="0" distR="0" wp14:anchorId="2BB94FFF" wp14:editId="15C60F73">
              <wp:extent cx="4257675" cy="4943475"/>
              <wp:effectExtent l="0" t="0" r="9525" b="9525"/>
              <wp:docPr id="2594408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7675" cy="4943475"/>
                      </a:xfrm>
                      <a:prstGeom prst="rect">
                        <a:avLst/>
                      </a:prstGeom>
                      <a:noFill/>
                      <a:ln>
                        <a:noFill/>
                      </a:ln>
                    </pic:spPr>
                  </pic:pic>
                </a:graphicData>
              </a:graphic>
            </wp:inline>
          </w:drawing>
        </w:r>
      </w:ins>
    </w:p>
    <w:p w14:paraId="0158E068" w14:textId="77777777" w:rsidR="00553D71" w:rsidRDefault="00553D71" w:rsidP="00E03F22">
      <w:pPr>
        <w:pStyle w:val="a3"/>
        <w:rPr>
          <w:ins w:id="1195" w:author="sun lanlan" w:date="2023-11-08T11:10:00Z"/>
          <w:rFonts w:ascii="CIDFont+F1" w:hAnsi="CIDFont+F1" w:hint="eastAsia"/>
          <w:color w:val="000000"/>
          <w:sz w:val="24"/>
          <w:szCs w:val="24"/>
        </w:rPr>
      </w:pPr>
    </w:p>
    <w:p w14:paraId="08D21489" w14:textId="77777777" w:rsidR="00553D71" w:rsidRDefault="00553D71" w:rsidP="00E03F22">
      <w:pPr>
        <w:pStyle w:val="a3"/>
        <w:rPr>
          <w:ins w:id="1196" w:author="sun lanlan" w:date="2023-11-08T11:10:00Z"/>
          <w:rFonts w:ascii="CIDFont+F1" w:hAnsi="CIDFont+F1" w:hint="eastAsia"/>
          <w:color w:val="000000"/>
          <w:sz w:val="24"/>
          <w:szCs w:val="24"/>
        </w:rPr>
      </w:pPr>
    </w:p>
    <w:p w14:paraId="1F8ED77B" w14:textId="77777777" w:rsidR="00553D71" w:rsidRDefault="00553D71" w:rsidP="00E03F22">
      <w:pPr>
        <w:pStyle w:val="a3"/>
        <w:rPr>
          <w:ins w:id="1197" w:author="sun lanlan" w:date="2023-11-08T11:10:00Z"/>
          <w:rFonts w:ascii="CIDFont+F1" w:hAnsi="CIDFont+F1" w:hint="eastAsia"/>
          <w:color w:val="000000"/>
          <w:sz w:val="24"/>
          <w:szCs w:val="24"/>
        </w:rPr>
      </w:pPr>
    </w:p>
    <w:p w14:paraId="6EFEFAA4" w14:textId="098DCA19" w:rsidR="000B6B6B" w:rsidDel="00553D71" w:rsidRDefault="00553D71" w:rsidP="00E03F22">
      <w:pPr>
        <w:pStyle w:val="a3"/>
        <w:rPr>
          <w:del w:id="1198" w:author="sun lanlan" w:date="2023-11-08T09:56:00Z"/>
          <w:rFonts w:ascii="CIDFont+F1" w:hAnsi="CIDFont+F1" w:hint="eastAsia"/>
          <w:color w:val="000000"/>
          <w:sz w:val="24"/>
          <w:szCs w:val="24"/>
        </w:rPr>
      </w:pPr>
      <w:ins w:id="1199" w:author="sun lanlan" w:date="2023-11-08T11:10:00Z">
        <w:r w:rsidRPr="00553D71">
          <w:rPr>
            <w:rFonts w:ascii="CIDFont+F1" w:hAnsi="CIDFont+F1" w:hint="eastAsia"/>
            <w:color w:val="000000"/>
            <w:sz w:val="24"/>
            <w:szCs w:val="24"/>
          </w:rPr>
          <w:t>当</w:t>
        </w:r>
        <w:r w:rsidRPr="00553D71">
          <w:rPr>
            <w:rFonts w:ascii="CIDFont+F1" w:hAnsi="CIDFont+F1"/>
            <w:color w:val="000000"/>
            <w:sz w:val="24"/>
            <w:szCs w:val="24"/>
          </w:rPr>
          <w:t xml:space="preserve"> </w:t>
        </w:r>
        <w:proofErr w:type="spellStart"/>
        <w:r w:rsidRPr="00553D71">
          <w:rPr>
            <w:rFonts w:ascii="CIDFont+F1" w:hAnsi="CIDFont+F1" w:hint="eastAsia"/>
            <w:b/>
            <w:bCs/>
            <w:color w:val="000000"/>
            <w:sz w:val="24"/>
            <w:szCs w:val="24"/>
            <w:rPrChange w:id="1200" w:author="sun lanlan" w:date="2023-11-08T11:10:00Z">
              <w:rPr>
                <w:rFonts w:ascii="CIDFont+F1" w:hAnsi="CIDFont+F1" w:hint="eastAsia"/>
                <w:color w:val="000000"/>
                <w:sz w:val="24"/>
                <w:szCs w:val="24"/>
              </w:rPr>
            </w:rPrChange>
          </w:rPr>
          <w:t>kp</w:t>
        </w:r>
        <w:proofErr w:type="spellEnd"/>
        <w:r w:rsidRPr="00553D71">
          <w:rPr>
            <w:rFonts w:ascii="CIDFont+F1" w:hAnsi="CIDFont+F1" w:hint="eastAsia"/>
            <w:b/>
            <w:bCs/>
            <w:color w:val="000000"/>
            <w:sz w:val="24"/>
            <w:szCs w:val="24"/>
            <w:rPrChange w:id="1201" w:author="sun lanlan" w:date="2023-11-08T11:10:00Z">
              <w:rPr>
                <w:rFonts w:ascii="CIDFont+F1" w:hAnsi="CIDFont+F1" w:hint="eastAsia"/>
                <w:color w:val="000000"/>
                <w:sz w:val="24"/>
                <w:szCs w:val="24"/>
              </w:rPr>
            </w:rPrChange>
          </w:rPr>
          <w:t>=1</w:t>
        </w:r>
        <w:r w:rsidRPr="00553D71">
          <w:rPr>
            <w:rFonts w:ascii="CIDFont+F1" w:hAnsi="CIDFont+F1" w:hint="eastAsia"/>
            <w:b/>
            <w:bCs/>
            <w:color w:val="000000"/>
            <w:sz w:val="24"/>
            <w:szCs w:val="24"/>
            <w:rPrChange w:id="1202" w:author="sun lanlan" w:date="2023-11-08T11:10:00Z">
              <w:rPr>
                <w:rFonts w:ascii="CIDFont+F1" w:hAnsi="CIDFont+F1" w:hint="eastAsia"/>
                <w:color w:val="000000"/>
                <w:sz w:val="24"/>
                <w:szCs w:val="24"/>
              </w:rPr>
            </w:rPrChange>
          </w:rPr>
          <w:t>，</w:t>
        </w:r>
        <w:r w:rsidRPr="00553D71">
          <w:rPr>
            <w:rFonts w:ascii="CIDFont+F1" w:hAnsi="CIDFont+F1" w:hint="eastAsia"/>
            <w:b/>
            <w:bCs/>
            <w:color w:val="000000"/>
            <w:sz w:val="24"/>
            <w:szCs w:val="24"/>
            <w:rPrChange w:id="1203" w:author="sun lanlan" w:date="2023-11-08T11:10:00Z">
              <w:rPr>
                <w:rFonts w:ascii="CIDFont+F1" w:hAnsi="CIDFont+F1" w:hint="eastAsia"/>
                <w:color w:val="000000"/>
                <w:sz w:val="24"/>
                <w:szCs w:val="24"/>
              </w:rPr>
            </w:rPrChange>
          </w:rPr>
          <w:t>ki=0.5</w:t>
        </w:r>
        <w:r w:rsidRPr="00553D71">
          <w:rPr>
            <w:rFonts w:ascii="CIDFont+F1" w:hAnsi="CIDFont+F1" w:hint="eastAsia"/>
            <w:b/>
            <w:bCs/>
            <w:color w:val="000000"/>
            <w:sz w:val="24"/>
            <w:szCs w:val="24"/>
            <w:rPrChange w:id="1204" w:author="sun lanlan" w:date="2023-11-08T11:10:00Z">
              <w:rPr>
                <w:rFonts w:ascii="CIDFont+F1" w:hAnsi="CIDFont+F1" w:hint="eastAsia"/>
                <w:color w:val="000000"/>
                <w:sz w:val="24"/>
                <w:szCs w:val="24"/>
              </w:rPr>
            </w:rPrChange>
          </w:rPr>
          <w:t>，</w:t>
        </w:r>
        <w:proofErr w:type="spellStart"/>
        <w:r w:rsidRPr="00553D71">
          <w:rPr>
            <w:rFonts w:ascii="CIDFont+F1" w:hAnsi="CIDFont+F1" w:hint="eastAsia"/>
            <w:b/>
            <w:bCs/>
            <w:color w:val="000000"/>
            <w:sz w:val="24"/>
            <w:szCs w:val="24"/>
            <w:rPrChange w:id="1205" w:author="sun lanlan" w:date="2023-11-08T11:10:00Z">
              <w:rPr>
                <w:rFonts w:ascii="CIDFont+F1" w:hAnsi="CIDFont+F1" w:hint="eastAsia"/>
                <w:color w:val="000000"/>
                <w:sz w:val="24"/>
                <w:szCs w:val="24"/>
              </w:rPr>
            </w:rPrChange>
          </w:rPr>
          <w:t>kd</w:t>
        </w:r>
        <w:proofErr w:type="spellEnd"/>
        <w:r w:rsidRPr="00553D71">
          <w:rPr>
            <w:rFonts w:ascii="CIDFont+F1" w:hAnsi="CIDFont+F1" w:hint="eastAsia"/>
            <w:b/>
            <w:bCs/>
            <w:color w:val="000000"/>
            <w:sz w:val="24"/>
            <w:szCs w:val="24"/>
            <w:rPrChange w:id="1206" w:author="sun lanlan" w:date="2023-11-08T11:10:00Z">
              <w:rPr>
                <w:rFonts w:ascii="CIDFont+F1" w:hAnsi="CIDFont+F1" w:hint="eastAsia"/>
                <w:color w:val="000000"/>
                <w:sz w:val="24"/>
                <w:szCs w:val="24"/>
              </w:rPr>
            </w:rPrChange>
          </w:rPr>
          <w:t xml:space="preserve">=0.2 </w:t>
        </w:r>
        <w:r w:rsidRPr="00553D71">
          <w:rPr>
            <w:rFonts w:ascii="CIDFont+F1" w:hAnsi="CIDFont+F1"/>
            <w:color w:val="000000"/>
            <w:sz w:val="24"/>
            <w:szCs w:val="24"/>
          </w:rPr>
          <w:t>时</w:t>
        </w:r>
        <w:r>
          <w:rPr>
            <w:rFonts w:ascii="CIDFont+F1" w:hAnsi="CIDFont+F1" w:hint="eastAsia"/>
            <w:color w:val="000000"/>
            <w:sz w:val="24"/>
            <w:szCs w:val="24"/>
          </w:rPr>
          <w:t>运行后</w:t>
        </w:r>
        <w:r w:rsidRPr="00553D71">
          <w:rPr>
            <w:rFonts w:ascii="CIDFont+F1" w:hAnsi="CIDFont+F1"/>
            <w:color w:val="000000"/>
            <w:sz w:val="24"/>
            <w:szCs w:val="24"/>
          </w:rPr>
          <w:t>输出下述图像</w:t>
        </w:r>
      </w:ins>
      <w:del w:id="1207" w:author="sun lanlan" w:date="2023-11-08T09:56:00Z">
        <w:r w:rsidRPr="007A3508" w:rsidDel="00071403">
          <w:rPr>
            <w:rFonts w:ascii="CIDFont+F1" w:hAnsi="CIDFont+F1" w:hint="eastAsia"/>
            <w:color w:val="000000"/>
            <w:sz w:val="24"/>
            <w:szCs w:val="24"/>
            <w:rPrChange w:id="1208" w:author="sun lanlan" w:date="2023-11-08T10:47:00Z">
              <w:rPr>
                <w:rFonts w:hint="eastAsia"/>
                <w:color w:val="333333"/>
                <w:shd w:val="clear" w:color="auto" w:fill="FFFFFF"/>
              </w:rPr>
            </w:rPrChange>
          </w:rPr>
          <w:delText>将扫描中出现的异常数据通过使用两侧的正常数据进行补齐，效果如下：</w:delText>
        </w:r>
      </w:del>
    </w:p>
    <w:p w14:paraId="5197553B" w14:textId="77777777" w:rsidR="00553D71" w:rsidRDefault="00553D71" w:rsidP="00E03F22">
      <w:pPr>
        <w:pStyle w:val="a3"/>
        <w:rPr>
          <w:ins w:id="1209" w:author="sun lanlan" w:date="2023-11-08T11:10:00Z"/>
          <w:rFonts w:ascii="CIDFont+F1" w:hAnsi="CIDFont+F1" w:hint="eastAsia"/>
          <w:color w:val="000000"/>
          <w:sz w:val="24"/>
          <w:szCs w:val="24"/>
        </w:rPr>
      </w:pPr>
    </w:p>
    <w:p w14:paraId="6BF01979" w14:textId="77777777" w:rsidR="00553D71" w:rsidRDefault="00553D71" w:rsidP="00E03F22">
      <w:pPr>
        <w:pStyle w:val="a3"/>
        <w:rPr>
          <w:ins w:id="1210" w:author="sun lanlan" w:date="2023-11-08T11:10:00Z"/>
          <w:rFonts w:ascii="CIDFont+F1" w:hAnsi="CIDFont+F1" w:hint="eastAsia"/>
          <w:color w:val="000000"/>
          <w:sz w:val="24"/>
          <w:szCs w:val="24"/>
        </w:rPr>
      </w:pPr>
    </w:p>
    <w:p w14:paraId="39408F2A" w14:textId="77777777" w:rsidR="00553D71" w:rsidRDefault="00553D71" w:rsidP="00E03F22">
      <w:pPr>
        <w:pStyle w:val="a3"/>
        <w:rPr>
          <w:ins w:id="1211" w:author="sun lanlan" w:date="2023-11-08T11:10:00Z"/>
          <w:rFonts w:ascii="CIDFont+F1" w:hAnsi="CIDFont+F1" w:hint="eastAsia"/>
          <w:color w:val="000000"/>
          <w:sz w:val="24"/>
          <w:szCs w:val="24"/>
        </w:rPr>
      </w:pPr>
    </w:p>
    <w:p w14:paraId="19E8698D" w14:textId="77777777" w:rsidR="00553D71" w:rsidRDefault="00553D71" w:rsidP="00E03F22">
      <w:pPr>
        <w:pStyle w:val="a3"/>
        <w:rPr>
          <w:ins w:id="1212" w:author="sun lanlan" w:date="2023-11-08T11:10:00Z"/>
          <w:rFonts w:ascii="CIDFont+F1" w:hAnsi="CIDFont+F1" w:hint="eastAsia"/>
          <w:color w:val="000000"/>
          <w:sz w:val="24"/>
          <w:szCs w:val="24"/>
        </w:rPr>
      </w:pPr>
    </w:p>
    <w:p w14:paraId="42BB0616" w14:textId="77777777" w:rsidR="00553D71" w:rsidRDefault="00553D71" w:rsidP="00E03F22">
      <w:pPr>
        <w:pStyle w:val="a3"/>
        <w:rPr>
          <w:ins w:id="1213" w:author="sun lanlan" w:date="2023-11-08T11:10:00Z"/>
          <w:rFonts w:ascii="CIDFont+F1" w:hAnsi="CIDFont+F1" w:hint="eastAsia"/>
          <w:color w:val="000000"/>
          <w:sz w:val="24"/>
          <w:szCs w:val="24"/>
        </w:rPr>
      </w:pPr>
    </w:p>
    <w:p w14:paraId="272A2B59" w14:textId="77777777" w:rsidR="00553D71" w:rsidRDefault="00553D71" w:rsidP="00E03F22">
      <w:pPr>
        <w:pStyle w:val="a3"/>
        <w:rPr>
          <w:ins w:id="1214" w:author="sun lanlan" w:date="2023-11-08T11:11:00Z"/>
          <w:rFonts w:ascii="CIDFont+F1" w:hAnsi="CIDFont+F1" w:hint="eastAsia"/>
          <w:color w:val="000000"/>
          <w:sz w:val="24"/>
          <w:szCs w:val="24"/>
        </w:rPr>
      </w:pPr>
    </w:p>
    <w:p w14:paraId="7DCD07D4" w14:textId="77777777" w:rsidR="00553D71" w:rsidRDefault="00553D71" w:rsidP="00E03F22">
      <w:pPr>
        <w:pStyle w:val="a3"/>
        <w:rPr>
          <w:ins w:id="1215" w:author="sun lanlan" w:date="2023-11-08T11:11:00Z"/>
          <w:rFonts w:ascii="CIDFont+F1" w:hAnsi="CIDFont+F1" w:hint="eastAsia"/>
          <w:color w:val="000000"/>
          <w:sz w:val="24"/>
          <w:szCs w:val="24"/>
        </w:rPr>
      </w:pPr>
    </w:p>
    <w:p w14:paraId="7A1B49A3" w14:textId="77777777" w:rsidR="00553D71" w:rsidRDefault="00553D71" w:rsidP="00E03F22">
      <w:pPr>
        <w:pStyle w:val="a3"/>
        <w:rPr>
          <w:ins w:id="1216" w:author="sun lanlan" w:date="2023-11-08T11:11:00Z"/>
          <w:rFonts w:ascii="CIDFont+F1" w:hAnsi="CIDFont+F1" w:hint="eastAsia"/>
          <w:color w:val="000000"/>
          <w:sz w:val="24"/>
          <w:szCs w:val="24"/>
        </w:rPr>
      </w:pPr>
    </w:p>
    <w:p w14:paraId="427405B2" w14:textId="77777777" w:rsidR="00553D71" w:rsidRDefault="00553D71" w:rsidP="00E03F22">
      <w:pPr>
        <w:pStyle w:val="a3"/>
        <w:rPr>
          <w:ins w:id="1217" w:author="sun lanlan" w:date="2023-11-08T11:10:00Z"/>
          <w:rFonts w:ascii="CIDFont+F1" w:hAnsi="CIDFont+F1" w:hint="eastAsia"/>
          <w:color w:val="000000"/>
          <w:sz w:val="24"/>
          <w:szCs w:val="24"/>
        </w:rPr>
      </w:pPr>
    </w:p>
    <w:p w14:paraId="7D6ED390" w14:textId="13B8F3BC" w:rsidR="00553D71" w:rsidRDefault="00553D71" w:rsidP="00E03F22">
      <w:pPr>
        <w:pStyle w:val="a3"/>
        <w:rPr>
          <w:ins w:id="1218" w:author="sun lanlan" w:date="2023-11-08T11:10:00Z"/>
          <w:rFonts w:ascii="CIDFont+F1" w:hAnsi="CIDFont+F1" w:hint="eastAsia"/>
          <w:color w:val="000000"/>
          <w:sz w:val="24"/>
          <w:szCs w:val="24"/>
        </w:rPr>
      </w:pPr>
      <w:ins w:id="1219" w:author="sun lanlan" w:date="2023-11-08T11:11:00Z">
        <w:r w:rsidRPr="00553D71">
          <w:rPr>
            <w:rFonts w:ascii="CIDFont+F1" w:hAnsi="CIDFont+F1"/>
            <w:noProof/>
            <w:color w:val="000000"/>
            <w:sz w:val="24"/>
            <w:szCs w:val="24"/>
          </w:rPr>
          <w:drawing>
            <wp:inline distT="0" distB="0" distL="0" distR="0" wp14:anchorId="28C94FF5" wp14:editId="0154226A">
              <wp:extent cx="4859020" cy="3700145"/>
              <wp:effectExtent l="0" t="0" r="0" b="0"/>
              <wp:docPr id="18149605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020" cy="3700145"/>
                      </a:xfrm>
                      <a:prstGeom prst="rect">
                        <a:avLst/>
                      </a:prstGeom>
                      <a:noFill/>
                      <a:ln>
                        <a:noFill/>
                      </a:ln>
                    </pic:spPr>
                  </pic:pic>
                </a:graphicData>
              </a:graphic>
            </wp:inline>
          </w:drawing>
        </w:r>
      </w:ins>
    </w:p>
    <w:p w14:paraId="72DE5954" w14:textId="77777777" w:rsidR="00553D71" w:rsidRPr="00553D71" w:rsidRDefault="00553D71">
      <w:pPr>
        <w:pStyle w:val="a3"/>
        <w:rPr>
          <w:ins w:id="1220" w:author="sun lanlan" w:date="2023-11-08T11:10:00Z"/>
          <w:rFonts w:ascii="CIDFont+F1" w:hAnsi="CIDFont+F1"/>
          <w:color w:val="000000"/>
          <w:sz w:val="24"/>
          <w:szCs w:val="24"/>
          <w:rPrChange w:id="1221" w:author="sun lanlan" w:date="2023-11-08T11:10:00Z">
            <w:rPr>
              <w:ins w:id="1222" w:author="sun lanlan" w:date="2023-11-08T11:10:00Z"/>
              <w:rFonts w:ascii="宋体" w:eastAsia="宋体" w:hAnsi="宋体" w:cs="宋体"/>
              <w:color w:val="333333"/>
              <w:szCs w:val="21"/>
              <w:shd w:val="clear" w:color="auto" w:fill="FFFFFF"/>
            </w:rPr>
          </w:rPrChange>
        </w:rPr>
        <w:pPrChange w:id="1223" w:author="sun lanlan" w:date="2023-11-08T10:11:00Z">
          <w:pPr>
            <w:widowControl/>
            <w:ind w:firstLineChars="200" w:firstLine="420"/>
            <w:jc w:val="left"/>
          </w:pPr>
        </w:pPrChange>
      </w:pPr>
    </w:p>
    <w:p w14:paraId="7BE08506" w14:textId="77777777" w:rsidR="00553D71" w:rsidRDefault="00553D71" w:rsidP="00553D71">
      <w:pPr>
        <w:pStyle w:val="a3"/>
        <w:rPr>
          <w:ins w:id="1224" w:author="sun lanlan" w:date="2023-11-08T11:11:00Z"/>
          <w:rFonts w:ascii="CIDFont+F1" w:hAnsi="CIDFont+F1" w:hint="eastAsia"/>
          <w:color w:val="000000"/>
          <w:sz w:val="24"/>
          <w:szCs w:val="24"/>
        </w:rPr>
      </w:pPr>
    </w:p>
    <w:p w14:paraId="3DCAC24F" w14:textId="77777777" w:rsidR="00553D71" w:rsidRDefault="00553D71" w:rsidP="00553D71">
      <w:pPr>
        <w:pStyle w:val="a3"/>
        <w:rPr>
          <w:ins w:id="1225" w:author="sun lanlan" w:date="2023-11-08T11:11:00Z"/>
          <w:rFonts w:ascii="CIDFont+F1" w:hAnsi="CIDFont+F1" w:hint="eastAsia"/>
          <w:color w:val="000000"/>
          <w:sz w:val="24"/>
          <w:szCs w:val="24"/>
        </w:rPr>
      </w:pPr>
    </w:p>
    <w:p w14:paraId="407F1F3B" w14:textId="27493032" w:rsidR="00553D71" w:rsidRPr="00553D71" w:rsidRDefault="00553D71" w:rsidP="00553D71">
      <w:pPr>
        <w:pStyle w:val="a3"/>
        <w:rPr>
          <w:ins w:id="1226" w:author="sun lanlan" w:date="2023-11-08T11:11:00Z"/>
          <w:rFonts w:ascii="CIDFont+F1" w:hAnsi="CIDFont+F1" w:hint="eastAsia"/>
          <w:color w:val="000000"/>
          <w:sz w:val="24"/>
          <w:szCs w:val="24"/>
        </w:rPr>
      </w:pPr>
      <w:ins w:id="1227" w:author="sun lanlan" w:date="2023-11-08T11:11:00Z">
        <w:r w:rsidRPr="00553D71">
          <w:rPr>
            <w:rFonts w:ascii="CIDFont+F1" w:hAnsi="CIDFont+F1" w:hint="eastAsia"/>
            <w:color w:val="000000"/>
            <w:sz w:val="24"/>
            <w:szCs w:val="24"/>
          </w:rPr>
          <w:t>通过可视化可以清晰观察目标数到达期望值过程中产生了震荡，我们需要</w:t>
        </w:r>
        <w:proofErr w:type="gramStart"/>
        <w:r w:rsidRPr="00553D71">
          <w:rPr>
            <w:rFonts w:ascii="CIDFont+F1" w:hAnsi="CIDFont+F1" w:hint="eastAsia"/>
            <w:color w:val="000000"/>
            <w:sz w:val="24"/>
            <w:szCs w:val="24"/>
          </w:rPr>
          <w:t>调参来</w:t>
        </w:r>
        <w:proofErr w:type="gramEnd"/>
      </w:ins>
    </w:p>
    <w:p w14:paraId="78ADE7DC" w14:textId="6FB8C107" w:rsidR="00553D71" w:rsidRDefault="00553D71" w:rsidP="00E03F22">
      <w:pPr>
        <w:pStyle w:val="a3"/>
        <w:rPr>
          <w:ins w:id="1228" w:author="sun lanlan" w:date="2023-11-08T11:11:00Z"/>
          <w:rFonts w:ascii="CIDFont+F1" w:hAnsi="CIDFont+F1" w:hint="eastAsia"/>
          <w:color w:val="000000"/>
          <w:sz w:val="24"/>
          <w:szCs w:val="24"/>
        </w:rPr>
      </w:pPr>
      <w:ins w:id="1229" w:author="sun lanlan" w:date="2023-11-08T11:11:00Z">
        <w:r w:rsidRPr="00553D71">
          <w:rPr>
            <w:rFonts w:ascii="CIDFont+F1" w:hAnsi="CIDFont+F1" w:hint="eastAsia"/>
            <w:color w:val="000000"/>
            <w:sz w:val="24"/>
            <w:szCs w:val="24"/>
          </w:rPr>
          <w:t>使目标值顺滑地到达期望值</w:t>
        </w:r>
        <w:r>
          <w:rPr>
            <w:rFonts w:ascii="CIDFont+F1" w:hAnsi="CIDFont+F1" w:hint="eastAsia"/>
            <w:color w:val="000000"/>
            <w:sz w:val="24"/>
            <w:szCs w:val="24"/>
          </w:rPr>
          <w:t>。</w:t>
        </w:r>
      </w:ins>
    </w:p>
    <w:p w14:paraId="506C574B" w14:textId="77777777" w:rsidR="00553D71" w:rsidRDefault="00553D71" w:rsidP="00E03F22">
      <w:pPr>
        <w:pStyle w:val="a3"/>
        <w:rPr>
          <w:ins w:id="1230" w:author="sun lanlan" w:date="2023-11-08T11:12:00Z"/>
          <w:rFonts w:ascii="CIDFont+F1" w:hAnsi="CIDFont+F1" w:hint="eastAsia"/>
          <w:color w:val="000000"/>
          <w:sz w:val="24"/>
          <w:szCs w:val="24"/>
        </w:rPr>
      </w:pPr>
    </w:p>
    <w:p w14:paraId="64C9530E" w14:textId="77777777" w:rsidR="00553D71" w:rsidRDefault="00553D71" w:rsidP="00E03F22">
      <w:pPr>
        <w:pStyle w:val="a3"/>
        <w:rPr>
          <w:ins w:id="1231" w:author="sun lanlan" w:date="2023-11-08T11:12:00Z"/>
          <w:rFonts w:ascii="CIDFont+F1" w:hAnsi="CIDFont+F1" w:hint="eastAsia"/>
          <w:color w:val="000000"/>
          <w:sz w:val="24"/>
          <w:szCs w:val="24"/>
        </w:rPr>
      </w:pPr>
    </w:p>
    <w:p w14:paraId="318F9D84" w14:textId="77777777" w:rsidR="00553D71" w:rsidRDefault="00553D71" w:rsidP="00E03F22">
      <w:pPr>
        <w:pStyle w:val="a3"/>
        <w:rPr>
          <w:ins w:id="1232" w:author="sun lanlan" w:date="2023-11-08T11:12:00Z"/>
          <w:rFonts w:ascii="CIDFont+F1" w:hAnsi="CIDFont+F1" w:hint="eastAsia"/>
          <w:color w:val="000000"/>
          <w:sz w:val="24"/>
          <w:szCs w:val="24"/>
        </w:rPr>
      </w:pPr>
    </w:p>
    <w:p w14:paraId="59DA4B22" w14:textId="0CF51768" w:rsidR="00553D71" w:rsidRDefault="00553D71" w:rsidP="00E03F22">
      <w:pPr>
        <w:pStyle w:val="a3"/>
        <w:rPr>
          <w:ins w:id="1233" w:author="sun lanlan" w:date="2023-11-08T11:12:00Z"/>
          <w:rFonts w:ascii="CIDFont+F1" w:hAnsi="CIDFont+F1" w:hint="eastAsia"/>
          <w:color w:val="000000"/>
          <w:sz w:val="24"/>
          <w:szCs w:val="24"/>
        </w:rPr>
      </w:pPr>
      <w:ins w:id="1234" w:author="sun lanlan" w:date="2023-11-08T11:12:00Z">
        <w:r>
          <w:rPr>
            <w:rFonts w:ascii="CIDFont+F1" w:hAnsi="CIDFont+F1" w:hint="eastAsia"/>
            <w:color w:val="000000"/>
            <w:sz w:val="24"/>
            <w:szCs w:val="24"/>
          </w:rPr>
          <w:t>PID</w:t>
        </w:r>
        <w:r>
          <w:rPr>
            <w:rFonts w:ascii="CIDFont+F1" w:hAnsi="CIDFont+F1" w:hint="eastAsia"/>
            <w:color w:val="000000"/>
            <w:sz w:val="24"/>
            <w:szCs w:val="24"/>
          </w:rPr>
          <w:t>整定口诀</w:t>
        </w:r>
      </w:ins>
    </w:p>
    <w:p w14:paraId="0EE42E76" w14:textId="77777777" w:rsidR="00553D71" w:rsidRDefault="00553D71" w:rsidP="00E03F22">
      <w:pPr>
        <w:pStyle w:val="a3"/>
        <w:rPr>
          <w:ins w:id="1235" w:author="sun lanlan" w:date="2023-11-08T11:12:00Z"/>
          <w:rFonts w:ascii="CIDFont+F1" w:hAnsi="CIDFont+F1" w:hint="eastAsia"/>
          <w:color w:val="000000"/>
          <w:sz w:val="24"/>
          <w:szCs w:val="24"/>
        </w:rPr>
      </w:pPr>
    </w:p>
    <w:p w14:paraId="11D7DD88" w14:textId="77777777" w:rsidR="00553D71" w:rsidRDefault="00553D71" w:rsidP="00E03F22">
      <w:pPr>
        <w:pStyle w:val="a3"/>
        <w:rPr>
          <w:ins w:id="1236" w:author="sun lanlan" w:date="2023-11-08T11:12:00Z"/>
          <w:rFonts w:ascii="CIDFont+F1" w:hAnsi="CIDFont+F1" w:hint="eastAsia"/>
          <w:color w:val="000000"/>
          <w:sz w:val="24"/>
          <w:szCs w:val="24"/>
        </w:rPr>
      </w:pPr>
    </w:p>
    <w:p w14:paraId="106D0A31" w14:textId="77777777" w:rsidR="00553D71" w:rsidRDefault="00553D71" w:rsidP="00E03F22">
      <w:pPr>
        <w:pStyle w:val="a3"/>
        <w:rPr>
          <w:ins w:id="1237" w:author="sun lanlan" w:date="2023-11-08T11:11:00Z"/>
          <w:rFonts w:ascii="CIDFont+F1" w:hAnsi="CIDFont+F1" w:hint="eastAsia"/>
          <w:color w:val="000000"/>
          <w:sz w:val="24"/>
          <w:szCs w:val="24"/>
        </w:rPr>
      </w:pPr>
    </w:p>
    <w:p w14:paraId="28345194" w14:textId="4DF148D1" w:rsidR="00553D71" w:rsidRDefault="00553D71" w:rsidP="00E03F22">
      <w:pPr>
        <w:pStyle w:val="a3"/>
        <w:rPr>
          <w:ins w:id="1238" w:author="sun lanlan" w:date="2023-11-08T11:11:00Z"/>
          <w:rFonts w:ascii="CIDFont+F1" w:hAnsi="CIDFont+F1" w:hint="eastAsia"/>
          <w:color w:val="000000"/>
          <w:sz w:val="24"/>
          <w:szCs w:val="24"/>
        </w:rPr>
      </w:pPr>
      <w:ins w:id="1239" w:author="sun lanlan" w:date="2023-11-08T11:11:00Z">
        <w:r>
          <w:rPr>
            <w:rFonts w:ascii="微软雅黑" w:eastAsia="微软雅黑" w:hAnsi="微软雅黑" w:hint="eastAsia"/>
            <w:color w:val="121212"/>
            <w:sz w:val="27"/>
            <w:szCs w:val="27"/>
            <w:shd w:val="clear" w:color="auto" w:fill="FFFFFF"/>
          </w:rPr>
          <w:t>参数整定找最佳，从小到大顺序查</w:t>
        </w:r>
        <w:r>
          <w:rPr>
            <w:rFonts w:ascii="微软雅黑" w:eastAsia="微软雅黑" w:hAnsi="微软雅黑" w:hint="eastAsia"/>
            <w:color w:val="121212"/>
            <w:sz w:val="27"/>
            <w:szCs w:val="27"/>
          </w:rPr>
          <w:br/>
        </w:r>
        <w:proofErr w:type="gramStart"/>
        <w:r>
          <w:rPr>
            <w:rFonts w:ascii="微软雅黑" w:eastAsia="微软雅黑" w:hAnsi="微软雅黑" w:hint="eastAsia"/>
            <w:color w:val="121212"/>
            <w:sz w:val="27"/>
            <w:szCs w:val="27"/>
            <w:shd w:val="clear" w:color="auto" w:fill="FFFFFF"/>
          </w:rPr>
          <w:t>先是比例</w:t>
        </w:r>
        <w:proofErr w:type="gramEnd"/>
        <w:r>
          <w:rPr>
            <w:rFonts w:ascii="微软雅黑" w:eastAsia="微软雅黑" w:hAnsi="微软雅黑" w:hint="eastAsia"/>
            <w:color w:val="121212"/>
            <w:sz w:val="27"/>
            <w:szCs w:val="27"/>
            <w:shd w:val="clear" w:color="auto" w:fill="FFFFFF"/>
          </w:rPr>
          <w:t>后积分，最后再把微分加</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曲线振荡很频繁，比例度盘要放大</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曲线</w:t>
        </w:r>
        <w:proofErr w:type="gramStart"/>
        <w:r>
          <w:rPr>
            <w:rFonts w:ascii="微软雅黑" w:eastAsia="微软雅黑" w:hAnsi="微软雅黑" w:hint="eastAsia"/>
            <w:color w:val="121212"/>
            <w:sz w:val="27"/>
            <w:szCs w:val="27"/>
            <w:shd w:val="clear" w:color="auto" w:fill="FFFFFF"/>
          </w:rPr>
          <w:t>漂浮绕大湾</w:t>
        </w:r>
        <w:proofErr w:type="gramEnd"/>
        <w:r>
          <w:rPr>
            <w:rFonts w:ascii="微软雅黑" w:eastAsia="微软雅黑" w:hAnsi="微软雅黑" w:hint="eastAsia"/>
            <w:color w:val="121212"/>
            <w:sz w:val="27"/>
            <w:szCs w:val="27"/>
            <w:shd w:val="clear" w:color="auto" w:fill="FFFFFF"/>
          </w:rPr>
          <w:t>，比例度盘往小扳</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lastRenderedPageBreak/>
          <w:t>曲线偏离回复慢，积分时间往下降</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曲线波动周期长，积分时间再加长</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曲线振荡频率快，先把微分降下来</w:t>
        </w:r>
        <w:r>
          <w:rPr>
            <w:rFonts w:ascii="微软雅黑" w:eastAsia="微软雅黑" w:hAnsi="微软雅黑" w:hint="eastAsia"/>
            <w:color w:val="121212"/>
            <w:sz w:val="27"/>
            <w:szCs w:val="27"/>
          </w:rPr>
          <w:br/>
        </w:r>
        <w:proofErr w:type="gramStart"/>
        <w:r>
          <w:rPr>
            <w:rFonts w:ascii="微软雅黑" w:eastAsia="微软雅黑" w:hAnsi="微软雅黑" w:hint="eastAsia"/>
            <w:color w:val="121212"/>
            <w:sz w:val="27"/>
            <w:szCs w:val="27"/>
            <w:shd w:val="clear" w:color="auto" w:fill="FFFFFF"/>
          </w:rPr>
          <w:t>动差大</w:t>
        </w:r>
        <w:proofErr w:type="gramEnd"/>
        <w:r>
          <w:rPr>
            <w:rFonts w:ascii="微软雅黑" w:eastAsia="微软雅黑" w:hAnsi="微软雅黑" w:hint="eastAsia"/>
            <w:color w:val="121212"/>
            <w:sz w:val="27"/>
            <w:szCs w:val="27"/>
            <w:shd w:val="clear" w:color="auto" w:fill="FFFFFF"/>
          </w:rPr>
          <w:t>来波动慢，微分时间应加长</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理想曲线两个波，前高后低四比一</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一看二调多分析，调节质量不会低</w:t>
        </w:r>
      </w:ins>
    </w:p>
    <w:p w14:paraId="71DE848E" w14:textId="77777777" w:rsidR="00553D71" w:rsidRDefault="00553D71" w:rsidP="00E03F22">
      <w:pPr>
        <w:pStyle w:val="a3"/>
        <w:rPr>
          <w:ins w:id="1240" w:author="sun lanlan" w:date="2023-11-08T11:11:00Z"/>
          <w:rFonts w:ascii="CIDFont+F1" w:hAnsi="CIDFont+F1" w:hint="eastAsia"/>
          <w:color w:val="000000"/>
          <w:sz w:val="24"/>
          <w:szCs w:val="24"/>
        </w:rPr>
      </w:pPr>
    </w:p>
    <w:p w14:paraId="5CE5CC3E" w14:textId="77777777" w:rsidR="00553D71" w:rsidRDefault="00553D71" w:rsidP="00E03F22">
      <w:pPr>
        <w:pStyle w:val="a3"/>
        <w:rPr>
          <w:ins w:id="1241" w:author="sun lanlan" w:date="2023-11-08T11:11:00Z"/>
          <w:rFonts w:ascii="CIDFont+F1" w:hAnsi="CIDFont+F1" w:hint="eastAsia"/>
          <w:color w:val="000000"/>
          <w:sz w:val="24"/>
          <w:szCs w:val="24"/>
        </w:rPr>
      </w:pPr>
    </w:p>
    <w:p w14:paraId="7383F7C0" w14:textId="77777777" w:rsidR="00553D71" w:rsidRDefault="00553D71" w:rsidP="00E03F22">
      <w:pPr>
        <w:pStyle w:val="a3"/>
        <w:rPr>
          <w:ins w:id="1242" w:author="sun lanlan" w:date="2023-11-08T11:11:00Z"/>
          <w:rFonts w:ascii="CIDFont+F1" w:hAnsi="CIDFont+F1" w:hint="eastAsia"/>
          <w:color w:val="000000"/>
          <w:sz w:val="24"/>
          <w:szCs w:val="24"/>
        </w:rPr>
      </w:pPr>
    </w:p>
    <w:p w14:paraId="12A5A438" w14:textId="77777777" w:rsidR="00553D71" w:rsidRDefault="00553D71" w:rsidP="00E03F22">
      <w:pPr>
        <w:pStyle w:val="a3"/>
        <w:rPr>
          <w:ins w:id="1243" w:author="sun lanlan" w:date="2023-11-08T11:11:00Z"/>
          <w:rFonts w:ascii="CIDFont+F1" w:hAnsi="CIDFont+F1" w:hint="eastAsia"/>
          <w:color w:val="000000"/>
          <w:sz w:val="24"/>
          <w:szCs w:val="24"/>
        </w:rPr>
      </w:pPr>
    </w:p>
    <w:p w14:paraId="46E267E1" w14:textId="07E5B697" w:rsidR="000B6B6B" w:rsidDel="00553D71" w:rsidRDefault="00553D71" w:rsidP="00E03F22">
      <w:pPr>
        <w:pStyle w:val="a3"/>
        <w:rPr>
          <w:del w:id="1244" w:author="sun lanlan" w:date="2023-11-08T09:56:00Z"/>
          <w:rFonts w:ascii="CIDFont+F1" w:hAnsi="CIDFont+F1" w:hint="eastAsia"/>
          <w:color w:val="000000"/>
          <w:sz w:val="24"/>
          <w:szCs w:val="24"/>
        </w:rPr>
      </w:pPr>
      <w:ins w:id="1245" w:author="sun lanlan" w:date="2023-11-08T11:11:00Z">
        <w:r w:rsidRPr="00553D71">
          <w:rPr>
            <w:rFonts w:ascii="CIDFont+F1" w:hAnsi="CIDFont+F1" w:hint="eastAsia"/>
            <w:color w:val="000000"/>
            <w:sz w:val="24"/>
            <w:szCs w:val="24"/>
          </w:rPr>
          <w:t>下面是通过调整参数后的图像。</w:t>
        </w:r>
        <w:r w:rsidRPr="00553D71" w:rsidDel="00071403">
          <w:rPr>
            <w:rFonts w:ascii="CIDFont+F1" w:hAnsi="CIDFont+F1"/>
            <w:color w:val="000000"/>
            <w:sz w:val="24"/>
            <w:szCs w:val="24"/>
          </w:rPr>
          <w:t xml:space="preserve"> </w:t>
        </w:r>
      </w:ins>
      <w:del w:id="1246" w:author="sun lanlan" w:date="2023-11-08T09:56:00Z">
        <w:r w:rsidRPr="007A3508" w:rsidDel="00071403">
          <w:rPr>
            <w:rFonts w:ascii="CIDFont+F1" w:hAnsi="CIDFont+F1"/>
            <w:noProof/>
            <w:color w:val="000000"/>
            <w:sz w:val="24"/>
            <w:szCs w:val="24"/>
            <w:rPrChange w:id="1247" w:author="sun lanlan" w:date="2023-11-08T10:47:00Z">
              <w:rPr>
                <w:noProof/>
                <w:sz w:val="18"/>
              </w:rPr>
            </w:rPrChange>
          </w:rPr>
          <mc:AlternateContent>
            <mc:Choice Requires="wps">
              <w:drawing>
                <wp:inline distT="0" distB="0" distL="114300" distR="114300" wp14:anchorId="11113EDF" wp14:editId="5DA59DAB">
                  <wp:extent cx="5461635" cy="357505"/>
                  <wp:effectExtent l="4445" t="4445" r="5080" b="19050"/>
                  <wp:docPr id="35" name="文本框 35"/>
                  <wp:cNvGraphicFramePr/>
                  <a:graphic xmlns:a="http://schemas.openxmlformats.org/drawingml/2006/main">
                    <a:graphicData uri="http://schemas.microsoft.com/office/word/2010/wordprocessingShape">
                      <wps:wsp>
                        <wps:cNvSpPr txBox="1"/>
                        <wps:spPr>
                          <a:xfrm>
                            <a:off x="0" y="0"/>
                            <a:ext cx="5461635" cy="357505"/>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4CD14DB3" w14:textId="77777777" w:rsidR="000B6B6B" w:rsidRDefault="00000000">
                              <w:pPr>
                                <w:spacing w:before="132"/>
                                <w:ind w:firstLine="420"/>
                                <w:jc w:val="left"/>
                                <w:rPr>
                                  <w:rFonts w:ascii="Arial" w:eastAsia="Arial" w:hAnsi="Arial" w:cs="Arial"/>
                                  <w:color w:val="6795B5"/>
                                  <w:sz w:val="19"/>
                                  <w:szCs w:val="19"/>
                                  <w:shd w:val="clear" w:color="auto" w:fill="FFFFFF"/>
                                </w:rPr>
                              </w:pPr>
                              <w:r>
                                <w:rPr>
                                  <w:rFonts w:ascii="Consolas"/>
                                  <w:color w:val="333333"/>
                                  <w:sz w:val="18"/>
                                </w:rPr>
                                <w:t xml:space="preserve"> </w:t>
                              </w:r>
                              <w:r>
                                <w:rPr>
                                  <w:rFonts w:ascii="Consolas" w:eastAsia="Consolas" w:hAnsi="Consolas" w:cs="Consolas"/>
                                  <w:color w:val="4F4F4F"/>
                                  <w:sz w:val="16"/>
                                  <w:szCs w:val="16"/>
                                  <w:shd w:val="clear" w:color="auto" w:fill="F6F8FA"/>
                                </w:rPr>
                                <w:t xml:space="preserve">.....`..... =&gt; </w:t>
                              </w:r>
                              <w:proofErr w:type="spellStart"/>
                              <w:r>
                                <w:rPr>
                                  <w:rFonts w:ascii="Consolas" w:eastAsia="Consolas" w:hAnsi="Consolas" w:cs="Consolas"/>
                                  <w:color w:val="4F4F4F"/>
                                  <w:sz w:val="16"/>
                                  <w:szCs w:val="16"/>
                                  <w:shd w:val="clear" w:color="auto" w:fill="F6F8FA"/>
                                </w:rPr>
                                <w:t>InterpolationFilter</w:t>
                              </w:r>
                              <w:proofErr w:type="spellEnd"/>
                              <w:r>
                                <w:rPr>
                                  <w:rFonts w:ascii="Consolas" w:eastAsia="Consolas" w:hAnsi="Consolas" w:cs="Consolas"/>
                                  <w:color w:val="4F4F4F"/>
                                  <w:sz w:val="16"/>
                                  <w:szCs w:val="16"/>
                                  <w:shd w:val="clear" w:color="auto" w:fill="F6F8FA"/>
                                </w:rPr>
                                <w:t xml:space="preserve"> =&gt; ...........</w:t>
                              </w:r>
                            </w:p>
                          </w:txbxContent>
                        </wps:txbx>
                        <wps:bodyPr lIns="0" tIns="0" rIns="0" bIns="0" upright="1"/>
                      </wps:wsp>
                    </a:graphicData>
                  </a:graphic>
                </wp:inline>
              </w:drawing>
            </mc:Choice>
            <mc:Fallback>
              <w:pict>
                <v:shape w14:anchorId="11113EDF" id="文本框 35" o:spid="_x0000_s1031" type="#_x0000_t202" style="width:430.05pt;height:2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" fillcolor="#f8f8f8" strokecolor="#ccc" strokeweight=".72pt">
                  <v:textbox inset="0,0,0,0">
                    <w:txbxContent>
                      <w:p w14:paraId="4CD14DB3" w14:textId="77777777" w:rsidR="000B6B6B" w:rsidRDefault="00000000">
                        <w:pPr>
                          <w:spacing w:before="132"/>
                          <w:ind w:firstLine="420"/>
                          <w:jc w:val="left"/>
                          <w:rPr>
                            <w:rFonts w:ascii="Arial" w:eastAsia="Arial" w:hAnsi="Arial" w:cs="Arial"/>
                            <w:color w:val="6795B5"/>
                            <w:sz w:val="19"/>
                            <w:szCs w:val="19"/>
                            <w:shd w:val="clear" w:color="auto" w:fill="FFFFFF"/>
                          </w:rPr>
                        </w:pPr>
                        <w:r>
                          <w:rPr>
                            <w:rFonts w:ascii="Consolas"/>
                            <w:color w:val="333333"/>
                            <w:sz w:val="18"/>
                          </w:rPr>
                          <w:t xml:space="preserve"> </w:t>
                        </w:r>
                        <w:r>
                          <w:rPr>
                            <w:rFonts w:ascii="Consolas" w:eastAsia="Consolas" w:hAnsi="Consolas" w:cs="Consolas"/>
                            <w:color w:val="4F4F4F"/>
                            <w:sz w:val="16"/>
                            <w:szCs w:val="16"/>
                            <w:shd w:val="clear" w:color="auto" w:fill="F6F8FA"/>
                          </w:rPr>
                          <w:t xml:space="preserve">.....`..... =&gt; </w:t>
                        </w:r>
                        <w:proofErr w:type="spellStart"/>
                        <w:r>
                          <w:rPr>
                            <w:rFonts w:ascii="Consolas" w:eastAsia="Consolas" w:hAnsi="Consolas" w:cs="Consolas"/>
                            <w:color w:val="4F4F4F"/>
                            <w:sz w:val="16"/>
                            <w:szCs w:val="16"/>
                            <w:shd w:val="clear" w:color="auto" w:fill="F6F8FA"/>
                          </w:rPr>
                          <w:t>InterpolationFilter</w:t>
                        </w:r>
                        <w:proofErr w:type="spellEnd"/>
                        <w:r>
                          <w:rPr>
                            <w:rFonts w:ascii="Consolas" w:eastAsia="Consolas" w:hAnsi="Consolas" w:cs="Consolas"/>
                            <w:color w:val="4F4F4F"/>
                            <w:sz w:val="16"/>
                            <w:szCs w:val="16"/>
                            <w:shd w:val="clear" w:color="auto" w:fill="F6F8FA"/>
                          </w:rPr>
                          <w:t xml:space="preserve"> =&gt; ...........</w:t>
                        </w:r>
                      </w:p>
                    </w:txbxContent>
                  </v:textbox>
                  <w10:anchorlock/>
                </v:shape>
              </w:pict>
            </mc:Fallback>
          </mc:AlternateContent>
        </w:r>
      </w:del>
    </w:p>
    <w:p w14:paraId="093FE0BA" w14:textId="77777777" w:rsidR="00553D71" w:rsidRDefault="00553D71" w:rsidP="00553D71">
      <w:pPr>
        <w:pStyle w:val="a3"/>
        <w:rPr>
          <w:ins w:id="1248" w:author="sun lanlan" w:date="2023-11-08T11:13:00Z"/>
          <w:rFonts w:ascii="CIDFont+F1" w:hAnsi="CIDFont+F1" w:hint="eastAsia"/>
          <w:color w:val="000000"/>
          <w:sz w:val="24"/>
          <w:szCs w:val="24"/>
        </w:rPr>
      </w:pPr>
    </w:p>
    <w:p w14:paraId="195EEA76" w14:textId="77777777" w:rsidR="00553D71" w:rsidRDefault="00553D71" w:rsidP="00553D71">
      <w:pPr>
        <w:pStyle w:val="a3"/>
        <w:rPr>
          <w:ins w:id="1249" w:author="sun lanlan" w:date="2023-11-08T11:13:00Z"/>
          <w:rFonts w:ascii="CIDFont+F1" w:hAnsi="CIDFont+F1" w:hint="eastAsia"/>
          <w:color w:val="000000"/>
          <w:sz w:val="24"/>
          <w:szCs w:val="24"/>
        </w:rPr>
      </w:pPr>
    </w:p>
    <w:p w14:paraId="41890BB7" w14:textId="77777777" w:rsidR="00553D71" w:rsidRDefault="00553D71" w:rsidP="00553D71">
      <w:pPr>
        <w:pStyle w:val="a3"/>
        <w:rPr>
          <w:ins w:id="1250" w:author="sun lanlan" w:date="2023-11-08T11:13:00Z"/>
          <w:rFonts w:ascii="CIDFont+F1" w:hAnsi="CIDFont+F1" w:hint="eastAsia"/>
          <w:color w:val="000000"/>
          <w:sz w:val="24"/>
          <w:szCs w:val="24"/>
        </w:rPr>
      </w:pPr>
    </w:p>
    <w:p w14:paraId="39B3050F" w14:textId="3DF853AC" w:rsidR="00553D71" w:rsidRPr="007A3508" w:rsidRDefault="00553D71">
      <w:pPr>
        <w:pStyle w:val="a3"/>
        <w:rPr>
          <w:ins w:id="1251" w:author="sun lanlan" w:date="2023-11-08T11:13:00Z"/>
          <w:rFonts w:ascii="CIDFont+F1" w:hAnsi="CIDFont+F1"/>
          <w:color w:val="000000"/>
          <w:sz w:val="24"/>
          <w:szCs w:val="24"/>
          <w:rPrChange w:id="1252" w:author="sun lanlan" w:date="2023-11-08T10:47:00Z">
            <w:rPr>
              <w:ins w:id="1253" w:author="sun lanlan" w:date="2023-11-08T11:13:00Z"/>
              <w:rFonts w:ascii="宋体" w:eastAsia="宋体" w:hAnsi="宋体" w:cs="宋体"/>
              <w:sz w:val="18"/>
            </w:rPr>
          </w:rPrChange>
        </w:rPr>
        <w:pPrChange w:id="1254" w:author="sun lanlan" w:date="2023-11-08T10:11:00Z">
          <w:pPr>
            <w:widowControl/>
            <w:ind w:firstLine="420"/>
            <w:jc w:val="left"/>
          </w:pPr>
        </w:pPrChange>
      </w:pPr>
      <w:ins w:id="1255" w:author="sun lanlan" w:date="2023-11-08T11:13:00Z">
        <w:r w:rsidRPr="00553D71">
          <w:rPr>
            <w:rFonts w:ascii="CIDFont+F1" w:hAnsi="CIDFont+F1"/>
            <w:noProof/>
            <w:color w:val="000000"/>
            <w:sz w:val="24"/>
            <w:szCs w:val="24"/>
          </w:rPr>
          <w:drawing>
            <wp:inline distT="0" distB="0" distL="0" distR="0" wp14:anchorId="6ED9AFAA" wp14:editId="1B704AF5">
              <wp:extent cx="4986655" cy="4093845"/>
              <wp:effectExtent l="0" t="0" r="4445" b="1905"/>
              <wp:docPr id="12744951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6655" cy="4093845"/>
                      </a:xfrm>
                      <a:prstGeom prst="rect">
                        <a:avLst/>
                      </a:prstGeom>
                      <a:noFill/>
                      <a:ln>
                        <a:noFill/>
                      </a:ln>
                    </pic:spPr>
                  </pic:pic>
                </a:graphicData>
              </a:graphic>
            </wp:inline>
          </w:drawing>
        </w:r>
      </w:ins>
    </w:p>
    <w:p w14:paraId="76B7F7C7" w14:textId="6B3204AB" w:rsidR="000B6B6B" w:rsidDel="00553D71" w:rsidRDefault="00000000" w:rsidP="00E03F22">
      <w:pPr>
        <w:pStyle w:val="a3"/>
        <w:rPr>
          <w:del w:id="1256" w:author="sun lanlan" w:date="2023-11-08T09:56:00Z"/>
          <w:rFonts w:ascii="CIDFont+F1" w:hAnsi="CIDFont+F1" w:hint="eastAsia"/>
          <w:color w:val="000000"/>
          <w:sz w:val="24"/>
          <w:szCs w:val="24"/>
        </w:rPr>
      </w:pPr>
      <w:del w:id="1257" w:author="sun lanlan" w:date="2023-11-08T09:56:00Z">
        <w:r w:rsidRPr="007A3508" w:rsidDel="00071403">
          <w:rPr>
            <w:rFonts w:ascii="CIDFont+F1" w:hAnsi="CIDFont+F1" w:hint="eastAsia"/>
            <w:color w:val="000000"/>
            <w:sz w:val="24"/>
            <w:szCs w:val="24"/>
            <w:rPrChange w:id="1258" w:author="sun lanlan" w:date="2023-11-08T10:47:00Z">
              <w:rPr>
                <w:rFonts w:hint="eastAsia"/>
                <w:color w:val="333333"/>
                <w:shd w:val="clear" w:color="auto" w:fill="FFFFFF"/>
              </w:rPr>
            </w:rPrChange>
          </w:rPr>
          <w:delText>参数设置示例：</w:delText>
        </w:r>
      </w:del>
    </w:p>
    <w:p w14:paraId="6A721DEC" w14:textId="77777777" w:rsidR="00553D71" w:rsidRDefault="00553D71" w:rsidP="00E03F22">
      <w:pPr>
        <w:pStyle w:val="a3"/>
        <w:rPr>
          <w:ins w:id="1259" w:author="sun lanlan" w:date="2023-11-08T11:13:00Z"/>
          <w:rFonts w:ascii="CIDFont+F1" w:hAnsi="CIDFont+F1" w:hint="eastAsia"/>
          <w:color w:val="000000"/>
          <w:sz w:val="24"/>
          <w:szCs w:val="24"/>
        </w:rPr>
      </w:pPr>
    </w:p>
    <w:p w14:paraId="7AE9BD46" w14:textId="77777777" w:rsidR="00553D71" w:rsidRDefault="00553D71" w:rsidP="00E03F22">
      <w:pPr>
        <w:pStyle w:val="a3"/>
        <w:rPr>
          <w:ins w:id="1260" w:author="sun lanlan" w:date="2023-11-08T11:13:00Z"/>
          <w:rFonts w:ascii="CIDFont+F1" w:hAnsi="CIDFont+F1" w:hint="eastAsia"/>
          <w:color w:val="000000"/>
          <w:sz w:val="24"/>
          <w:szCs w:val="24"/>
        </w:rPr>
      </w:pPr>
    </w:p>
    <w:p w14:paraId="7D196D12" w14:textId="77777777" w:rsidR="00553D71" w:rsidRDefault="00553D71" w:rsidP="00E03F22">
      <w:pPr>
        <w:pStyle w:val="a3"/>
        <w:rPr>
          <w:ins w:id="1261" w:author="sun lanlan" w:date="2023-11-08T11:13:00Z"/>
          <w:rFonts w:ascii="CIDFont+F1" w:hAnsi="CIDFont+F1" w:hint="eastAsia"/>
          <w:color w:val="000000"/>
          <w:sz w:val="24"/>
          <w:szCs w:val="24"/>
        </w:rPr>
      </w:pPr>
    </w:p>
    <w:p w14:paraId="7DB73859" w14:textId="77777777" w:rsidR="00553D71" w:rsidRDefault="00553D71" w:rsidP="00E03F22">
      <w:pPr>
        <w:pStyle w:val="a3"/>
        <w:rPr>
          <w:ins w:id="1262" w:author="sun lanlan" w:date="2023-11-08T11:13:00Z"/>
          <w:rFonts w:ascii="CIDFont+F1" w:hAnsi="CIDFont+F1" w:hint="eastAsia"/>
          <w:color w:val="000000"/>
          <w:sz w:val="24"/>
          <w:szCs w:val="24"/>
        </w:rPr>
      </w:pPr>
    </w:p>
    <w:p w14:paraId="0F6E2343" w14:textId="77777777" w:rsidR="00553D71" w:rsidRDefault="00553D71" w:rsidP="00E03F22">
      <w:pPr>
        <w:pStyle w:val="a3"/>
        <w:rPr>
          <w:ins w:id="1263" w:author="sun lanlan" w:date="2023-11-08T11:13:00Z"/>
          <w:rFonts w:ascii="CIDFont+F1" w:hAnsi="CIDFont+F1" w:hint="eastAsia"/>
          <w:color w:val="000000"/>
          <w:sz w:val="24"/>
          <w:szCs w:val="24"/>
        </w:rPr>
      </w:pPr>
    </w:p>
    <w:p w14:paraId="22369409" w14:textId="7DC16483" w:rsidR="00553D71" w:rsidRPr="007A3508" w:rsidRDefault="00553D71">
      <w:pPr>
        <w:pStyle w:val="a3"/>
        <w:rPr>
          <w:ins w:id="1264" w:author="sun lanlan" w:date="2023-11-08T11:13:00Z"/>
          <w:rFonts w:ascii="CIDFont+F1" w:hAnsi="CIDFont+F1"/>
          <w:color w:val="000000"/>
          <w:sz w:val="24"/>
          <w:szCs w:val="24"/>
          <w:rPrChange w:id="1265" w:author="sun lanlan" w:date="2023-11-08T10:47:00Z">
            <w:rPr>
              <w:ins w:id="1266" w:author="sun lanlan" w:date="2023-11-08T11:13:00Z"/>
              <w:rFonts w:ascii="宋体" w:eastAsia="宋体" w:hAnsi="宋体" w:cs="宋体"/>
              <w:color w:val="333333"/>
              <w:szCs w:val="21"/>
              <w:shd w:val="clear" w:color="auto" w:fill="FFFFFF"/>
            </w:rPr>
          </w:rPrChange>
        </w:rPr>
        <w:pPrChange w:id="1267" w:author="sun lanlan" w:date="2023-11-08T10:11:00Z">
          <w:pPr>
            <w:widowControl/>
            <w:ind w:firstLineChars="200" w:firstLine="480"/>
            <w:jc w:val="left"/>
          </w:pPr>
        </w:pPrChange>
      </w:pPr>
      <w:ins w:id="1268" w:author="sun lanlan" w:date="2023-11-08T11:13:00Z">
        <w:r w:rsidRPr="00553D71">
          <w:rPr>
            <w:rFonts w:ascii="CIDFont+F1" w:hAnsi="CIDFont+F1"/>
            <w:noProof/>
            <w:color w:val="000000"/>
            <w:sz w:val="24"/>
            <w:szCs w:val="24"/>
          </w:rPr>
          <w:drawing>
            <wp:inline distT="0" distB="0" distL="0" distR="0" wp14:anchorId="21387B68" wp14:editId="7D6E37DE">
              <wp:extent cx="5274310" cy="4339590"/>
              <wp:effectExtent l="0" t="0" r="2540" b="3810"/>
              <wp:docPr id="15462835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339590"/>
                      </a:xfrm>
                      <a:prstGeom prst="rect">
                        <a:avLst/>
                      </a:prstGeom>
                      <a:noFill/>
                      <a:ln>
                        <a:noFill/>
                      </a:ln>
                    </pic:spPr>
                  </pic:pic>
                </a:graphicData>
              </a:graphic>
            </wp:inline>
          </w:drawing>
        </w:r>
      </w:ins>
    </w:p>
    <w:p w14:paraId="2E8A0F83" w14:textId="77777777" w:rsidR="00553D71" w:rsidRDefault="00553D71" w:rsidP="00E03F22">
      <w:pPr>
        <w:pStyle w:val="a3"/>
        <w:rPr>
          <w:ins w:id="1269" w:author="sun lanlan" w:date="2023-11-08T11:15:00Z"/>
          <w:rFonts w:ascii="CIDFont+F1" w:hAnsi="CIDFont+F1" w:hint="eastAsia"/>
          <w:color w:val="000000"/>
          <w:sz w:val="24"/>
          <w:szCs w:val="24"/>
        </w:rPr>
      </w:pPr>
    </w:p>
    <w:p w14:paraId="5AB7C2E9" w14:textId="77777777" w:rsidR="00870BB2" w:rsidRDefault="00870BB2" w:rsidP="00870BB2">
      <w:pPr>
        <w:pStyle w:val="a3"/>
        <w:rPr>
          <w:ins w:id="1270" w:author="sun lanlan" w:date="2023-11-08T11:21:00Z"/>
          <w:rFonts w:ascii="CIDFont+F1" w:hAnsi="CIDFont+F1" w:hint="eastAsia"/>
          <w:color w:val="000000"/>
          <w:sz w:val="24"/>
          <w:szCs w:val="24"/>
        </w:rPr>
      </w:pPr>
      <w:ins w:id="1271" w:author="sun lanlan" w:date="2023-11-08T11:21:00Z">
        <w:r w:rsidRPr="00870BB2">
          <w:rPr>
            <w:rFonts w:ascii="CIDFont+F1" w:hAnsi="CIDFont+F1" w:hint="eastAsia"/>
            <w:color w:val="000000"/>
            <w:sz w:val="24"/>
            <w:szCs w:val="24"/>
          </w:rPr>
          <w:t>代码文件：</w:t>
        </w:r>
      </w:ins>
    </w:p>
    <w:p w14:paraId="77DC602C" w14:textId="039DE06F" w:rsidR="00870BB2" w:rsidRPr="00870BB2" w:rsidRDefault="00870BB2" w:rsidP="00870BB2">
      <w:pPr>
        <w:pStyle w:val="a3"/>
        <w:rPr>
          <w:ins w:id="1272" w:author="sun lanlan" w:date="2023-11-08T11:21:00Z"/>
          <w:rFonts w:ascii="CIDFont+F1" w:hAnsi="CIDFont+F1" w:hint="eastAsia"/>
          <w:color w:val="000000"/>
          <w:sz w:val="24"/>
          <w:szCs w:val="24"/>
        </w:rPr>
      </w:pPr>
      <w:ins w:id="1273" w:author="sun lanlan" w:date="2023-11-08T11:21:00Z">
        <w:r w:rsidRPr="00870BB2">
          <w:rPr>
            <w:rFonts w:ascii="CIDFont+F1" w:hAnsi="CIDFont+F1"/>
            <w:color w:val="000000"/>
            <w:sz w:val="24"/>
            <w:szCs w:val="24"/>
          </w:rPr>
          <w:t>pid.py,</w:t>
        </w:r>
      </w:ins>
    </w:p>
    <w:p w14:paraId="5C627C02" w14:textId="77777777" w:rsidR="00870BB2" w:rsidRPr="00870BB2" w:rsidRDefault="00870BB2" w:rsidP="00870BB2">
      <w:pPr>
        <w:pStyle w:val="a3"/>
        <w:rPr>
          <w:ins w:id="1274" w:author="sun lanlan" w:date="2023-11-08T11:21:00Z"/>
          <w:rFonts w:ascii="CIDFont+F1" w:hAnsi="CIDFont+F1" w:hint="eastAsia"/>
          <w:color w:val="000000"/>
          <w:sz w:val="24"/>
          <w:szCs w:val="24"/>
        </w:rPr>
      </w:pPr>
      <w:ins w:id="1275" w:author="sun lanlan" w:date="2023-11-08T11:21:00Z">
        <w:r w:rsidRPr="00870BB2">
          <w:rPr>
            <w:rFonts w:ascii="CIDFont+F1" w:hAnsi="CIDFont+F1"/>
            <w:color w:val="000000"/>
            <w:sz w:val="24"/>
            <w:szCs w:val="24"/>
          </w:rPr>
          <w:t>PIDVisualization.py</w:t>
        </w:r>
      </w:ins>
    </w:p>
    <w:p w14:paraId="493C34AA" w14:textId="77777777" w:rsidR="00870BB2" w:rsidRPr="00870BB2" w:rsidRDefault="00870BB2" w:rsidP="00870BB2">
      <w:pPr>
        <w:pStyle w:val="a3"/>
        <w:rPr>
          <w:ins w:id="1276" w:author="sun lanlan" w:date="2023-11-08T11:21:00Z"/>
          <w:rFonts w:ascii="CIDFont+F1" w:hAnsi="CIDFont+F1" w:hint="eastAsia"/>
          <w:color w:val="000000"/>
          <w:sz w:val="24"/>
          <w:szCs w:val="24"/>
        </w:rPr>
      </w:pPr>
      <w:ins w:id="1277" w:author="sun lanlan" w:date="2023-11-08T11:21:00Z">
        <w:r w:rsidRPr="00870BB2">
          <w:rPr>
            <w:rFonts w:ascii="CIDFont+F1" w:hAnsi="CIDFont+F1" w:hint="eastAsia"/>
            <w:color w:val="000000"/>
            <w:sz w:val="24"/>
            <w:szCs w:val="24"/>
          </w:rPr>
          <w:t>使用方法：使用</w:t>
        </w:r>
        <w:r w:rsidRPr="00870BB2">
          <w:rPr>
            <w:rFonts w:ascii="CIDFont+F1" w:hAnsi="CIDFont+F1"/>
            <w:color w:val="000000"/>
            <w:sz w:val="24"/>
            <w:szCs w:val="24"/>
          </w:rPr>
          <w:t xml:space="preserve"> Visual Studio Code </w:t>
        </w:r>
        <w:r w:rsidRPr="00870BB2">
          <w:rPr>
            <w:rFonts w:ascii="CIDFont+F1" w:hAnsi="CIDFont+F1"/>
            <w:color w:val="000000"/>
            <w:sz w:val="24"/>
            <w:szCs w:val="24"/>
          </w:rPr>
          <w:t>或</w:t>
        </w:r>
        <w:r w:rsidRPr="00870BB2">
          <w:rPr>
            <w:rFonts w:ascii="CIDFont+F1" w:hAnsi="CIDFont+F1"/>
            <w:color w:val="000000"/>
            <w:sz w:val="24"/>
            <w:szCs w:val="24"/>
          </w:rPr>
          <w:t xml:space="preserve"> PyCharm </w:t>
        </w:r>
        <w:r w:rsidRPr="00870BB2">
          <w:rPr>
            <w:rFonts w:ascii="CIDFont+F1" w:hAnsi="CIDFont+F1"/>
            <w:color w:val="000000"/>
            <w:sz w:val="24"/>
            <w:szCs w:val="24"/>
          </w:rPr>
          <w:t>将两个文件放置在同一工程</w:t>
        </w:r>
      </w:ins>
    </w:p>
    <w:p w14:paraId="25BD32BA" w14:textId="77777777" w:rsidR="00870BB2" w:rsidRPr="00870BB2" w:rsidRDefault="00870BB2" w:rsidP="00870BB2">
      <w:pPr>
        <w:pStyle w:val="a3"/>
        <w:rPr>
          <w:ins w:id="1278" w:author="sun lanlan" w:date="2023-11-08T11:21:00Z"/>
          <w:rFonts w:ascii="CIDFont+F1" w:hAnsi="CIDFont+F1" w:hint="eastAsia"/>
          <w:color w:val="000000"/>
          <w:sz w:val="24"/>
          <w:szCs w:val="24"/>
        </w:rPr>
      </w:pPr>
      <w:ins w:id="1279" w:author="sun lanlan" w:date="2023-11-08T11:21:00Z">
        <w:r w:rsidRPr="00870BB2">
          <w:rPr>
            <w:rFonts w:ascii="CIDFont+F1" w:hAnsi="CIDFont+F1" w:hint="eastAsia"/>
            <w:color w:val="000000"/>
            <w:sz w:val="24"/>
            <w:szCs w:val="24"/>
          </w:rPr>
          <w:t>下，直接编译运行，在此过程可通过调整期望值（参数</w:t>
        </w:r>
        <w:r w:rsidRPr="00870BB2">
          <w:rPr>
            <w:rFonts w:ascii="CIDFont+F1" w:hAnsi="CIDFont+F1"/>
            <w:color w:val="000000"/>
            <w:sz w:val="24"/>
            <w:szCs w:val="24"/>
          </w:rPr>
          <w:t xml:space="preserve"> </w:t>
        </w:r>
        <w:proofErr w:type="spellStart"/>
        <w:r w:rsidRPr="00870BB2">
          <w:rPr>
            <w:rFonts w:ascii="CIDFont+F1" w:hAnsi="CIDFont+F1"/>
            <w:color w:val="000000"/>
            <w:sz w:val="24"/>
            <w:szCs w:val="24"/>
          </w:rPr>
          <w:t>target_output</w:t>
        </w:r>
        <w:proofErr w:type="spellEnd"/>
        <w:r w:rsidRPr="00870BB2">
          <w:rPr>
            <w:rFonts w:ascii="CIDFont+F1" w:hAnsi="CIDFont+F1"/>
            <w:color w:val="000000"/>
            <w:sz w:val="24"/>
            <w:szCs w:val="24"/>
          </w:rPr>
          <w:t>）和</w:t>
        </w:r>
        <w:r w:rsidRPr="00870BB2">
          <w:rPr>
            <w:rFonts w:ascii="CIDFont+F1" w:hAnsi="CIDFont+F1"/>
            <w:color w:val="000000"/>
            <w:sz w:val="24"/>
            <w:szCs w:val="24"/>
          </w:rPr>
          <w:t xml:space="preserve"> PID</w:t>
        </w:r>
      </w:ins>
    </w:p>
    <w:p w14:paraId="05842A60" w14:textId="664FE2A8" w:rsidR="00553D71" w:rsidRDefault="00870BB2" w:rsidP="00870BB2">
      <w:pPr>
        <w:pStyle w:val="a3"/>
        <w:rPr>
          <w:ins w:id="1280" w:author="sun lanlan" w:date="2023-11-08T11:15:00Z"/>
          <w:rFonts w:ascii="CIDFont+F1" w:hAnsi="CIDFont+F1" w:hint="eastAsia"/>
          <w:color w:val="000000"/>
          <w:sz w:val="24"/>
          <w:szCs w:val="24"/>
        </w:rPr>
      </w:pPr>
      <w:ins w:id="1281" w:author="sun lanlan" w:date="2023-11-08T11:21:00Z">
        <w:r w:rsidRPr="00870BB2">
          <w:rPr>
            <w:rFonts w:ascii="CIDFont+F1" w:hAnsi="CIDFont+F1" w:hint="eastAsia"/>
            <w:color w:val="000000"/>
            <w:sz w:val="24"/>
            <w:szCs w:val="24"/>
          </w:rPr>
          <w:t>算法的三个参数进行编译输出可视化，实现</w:t>
        </w:r>
        <w:r w:rsidRPr="00870BB2">
          <w:rPr>
            <w:rFonts w:ascii="CIDFont+F1" w:hAnsi="CIDFont+F1"/>
            <w:color w:val="000000"/>
            <w:sz w:val="24"/>
            <w:szCs w:val="24"/>
          </w:rPr>
          <w:t xml:space="preserve"> PID </w:t>
        </w:r>
        <w:r w:rsidRPr="00870BB2">
          <w:rPr>
            <w:rFonts w:ascii="CIDFont+F1" w:hAnsi="CIDFont+F1"/>
            <w:color w:val="000000"/>
            <w:sz w:val="24"/>
            <w:szCs w:val="24"/>
          </w:rPr>
          <w:t>算法调参。</w:t>
        </w:r>
      </w:ins>
    </w:p>
    <w:p w14:paraId="0AA993B8" w14:textId="1B902FBD" w:rsidR="000B6B6B" w:rsidDel="00553D71" w:rsidRDefault="00553D71" w:rsidP="00E03F22">
      <w:pPr>
        <w:pStyle w:val="a3"/>
        <w:rPr>
          <w:del w:id="1282" w:author="sun lanlan" w:date="2023-11-08T09:56:00Z"/>
          <w:rFonts w:ascii="CIDFont+F1" w:hAnsi="CIDFont+F1" w:hint="eastAsia"/>
          <w:color w:val="000000"/>
          <w:sz w:val="24"/>
          <w:szCs w:val="24"/>
        </w:rPr>
      </w:pPr>
      <w:ins w:id="1283" w:author="sun lanlan" w:date="2023-11-08T11:13:00Z">
        <w:r>
          <w:rPr>
            <w:rFonts w:ascii="CIDFont+F1" w:hAnsi="CIDFont+F1" w:hint="eastAsia"/>
            <w:color w:val="000000"/>
            <w:sz w:val="24"/>
            <w:szCs w:val="24"/>
          </w:rPr>
          <w:t>下面介绍</w:t>
        </w:r>
        <w:r w:rsidRPr="00553D71">
          <w:rPr>
            <w:rFonts w:ascii="CIDFont+F1" w:hAnsi="CIDFont+F1" w:hint="eastAsia"/>
            <w:color w:val="000000"/>
            <w:sz w:val="24"/>
            <w:szCs w:val="24"/>
          </w:rPr>
          <w:t>在小车上实际应用时参数的调节方法</w:t>
        </w:r>
      </w:ins>
      <w:del w:id="1284" w:author="sun lanlan" w:date="2023-11-08T09:56:00Z">
        <w:r w:rsidRPr="007A3508" w:rsidDel="00071403">
          <w:rPr>
            <w:rFonts w:ascii="CIDFont+F1" w:hAnsi="CIDFont+F1"/>
            <w:noProof/>
            <w:color w:val="000000"/>
            <w:sz w:val="24"/>
            <w:szCs w:val="24"/>
            <w:rPrChange w:id="1285" w:author="sun lanlan" w:date="2023-11-08T10:47:00Z">
              <w:rPr>
                <w:noProof/>
                <w:sz w:val="18"/>
              </w:rPr>
            </w:rPrChange>
          </w:rPr>
          <mc:AlternateContent>
            <mc:Choice Requires="wps">
              <w:drawing>
                <wp:inline distT="0" distB="0" distL="114300" distR="114300" wp14:anchorId="359E8CDA" wp14:editId="1E8E57F8">
                  <wp:extent cx="5461635" cy="1011555"/>
                  <wp:effectExtent l="4445" t="4445" r="5080" b="5080"/>
                  <wp:docPr id="36" name="文本框 36"/>
                  <wp:cNvGraphicFramePr/>
                  <a:graphic xmlns:a="http://schemas.openxmlformats.org/drawingml/2006/main">
                    <a:graphicData uri="http://schemas.microsoft.com/office/word/2010/wordprocessingShape">
                      <wps:wsp>
                        <wps:cNvSpPr txBox="1"/>
                        <wps:spPr>
                          <a:xfrm>
                            <a:off x="0" y="0"/>
                            <a:ext cx="5461635" cy="1011555"/>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28112782" w14:textId="77777777" w:rsidR="000B6B6B" w:rsidRDefault="00000000">
                              <w:pPr>
                                <w:spacing w:before="132"/>
                                <w:ind w:firstLineChars="200" w:firstLine="360"/>
                                <w:jc w:val="left"/>
                                <w:rPr>
                                  <w:rFonts w:ascii="Consolas" w:eastAsia="Consolas" w:hAnsi="Consolas" w:cs="Consolas"/>
                                  <w:color w:val="4F4F4F"/>
                                  <w:sz w:val="16"/>
                                  <w:szCs w:val="16"/>
                                  <w:shd w:val="clear" w:color="auto" w:fill="F6F8FA"/>
                                </w:rPr>
                              </w:pPr>
                              <w:r>
                                <w:rPr>
                                  <w:rFonts w:ascii="Consolas"/>
                                  <w:color w:val="333333"/>
                                  <w:sz w:val="18"/>
                                </w:rPr>
                                <w:t xml:space="preserve"> </w:t>
                              </w:r>
                              <w:proofErr w:type="spellStart"/>
                              <w:r>
                                <w:rPr>
                                  <w:rFonts w:ascii="Consolas" w:eastAsia="Consolas" w:hAnsi="Consolas" w:cs="Consolas"/>
                                  <w:color w:val="4F4F4F"/>
                                  <w:sz w:val="16"/>
                                  <w:szCs w:val="16"/>
                                  <w:shd w:val="clear" w:color="auto" w:fill="F6F8FA"/>
                                </w:rPr>
                                <w:t>scan_filter_chain</w:t>
                              </w:r>
                              <w:proofErr w:type="spellEnd"/>
                              <w:r>
                                <w:rPr>
                                  <w:rFonts w:ascii="Consolas" w:eastAsia="Consolas" w:hAnsi="Consolas" w:cs="Consolas"/>
                                  <w:color w:val="4F4F4F"/>
                                  <w:sz w:val="16"/>
                                  <w:szCs w:val="16"/>
                                  <w:shd w:val="clear" w:color="auto" w:fill="F6F8FA"/>
                                </w:rPr>
                                <w:t xml:space="preserve">: </w:t>
                              </w:r>
                            </w:p>
                            <w:p w14:paraId="35256F48" w14:textId="77777777" w:rsidR="000B6B6B" w:rsidRDefault="00000000">
                              <w:pPr>
                                <w:spacing w:before="132"/>
                                <w:ind w:firstLineChars="200" w:firstLine="320"/>
                                <w:jc w:val="left"/>
                                <w:rPr>
                                  <w:rFonts w:ascii="Consolas" w:eastAsia="Consolas" w:hAnsi="Consolas" w:cs="Consolas"/>
                                  <w:color w:val="4F4F4F"/>
                                  <w:sz w:val="16"/>
                                  <w:szCs w:val="16"/>
                                </w:rPr>
                              </w:pPr>
                              <w:r>
                                <w:rPr>
                                  <w:rFonts w:ascii="Consolas" w:eastAsia="Consolas" w:hAnsi="Consolas" w:cs="Consolas"/>
                                  <w:color w:val="4F4F4F"/>
                                  <w:sz w:val="16"/>
                                  <w:szCs w:val="16"/>
                                  <w:shd w:val="clear" w:color="auto" w:fill="F6F8FA"/>
                                </w:rPr>
                                <w:t>-</w:t>
                              </w:r>
                              <w:r>
                                <w:rPr>
                                  <w:rFonts w:ascii="Consolas" w:eastAsia="Consolas" w:hAnsi="Consolas" w:cs="Consolas"/>
                                  <w:color w:val="4F4F4F"/>
                                  <w:sz w:val="16"/>
                                  <w:szCs w:val="16"/>
                                </w:rPr>
                                <w:t xml:space="preserve"> </w:t>
                              </w:r>
                              <w:r>
                                <w:rPr>
                                  <w:rFonts w:ascii="Consolas" w:eastAsia="Consolas" w:hAnsi="Consolas" w:cs="Consolas"/>
                                  <w:color w:val="70AD47" w:themeColor="accent6"/>
                                  <w:sz w:val="16"/>
                                  <w:szCs w:val="16"/>
                                </w:rPr>
                                <w:t>name</w:t>
                              </w:r>
                              <w:r>
                                <w:rPr>
                                  <w:rFonts w:ascii="Consolas" w:eastAsia="Consolas" w:hAnsi="Consolas" w:cs="Consolas"/>
                                  <w:color w:val="009900"/>
                                  <w:sz w:val="16"/>
                                  <w:szCs w:val="16"/>
                                </w:rPr>
                                <w:t>:</w:t>
                              </w:r>
                              <w:r>
                                <w:rPr>
                                  <w:rFonts w:ascii="Consolas" w:eastAsia="Consolas" w:hAnsi="Consolas" w:cs="Consolas"/>
                                  <w:color w:val="4F4F4F"/>
                                  <w:sz w:val="16"/>
                                  <w:szCs w:val="16"/>
                                </w:rPr>
                                <w:t xml:space="preserve"> interpolation </w:t>
                              </w:r>
                            </w:p>
                            <w:p w14:paraId="782AFAD0" w14:textId="77777777" w:rsidR="000B6B6B" w:rsidRDefault="00000000">
                              <w:pPr>
                                <w:spacing w:before="132"/>
                                <w:ind w:firstLine="420"/>
                                <w:jc w:val="left"/>
                                <w:rPr>
                                  <w:rFonts w:ascii="Arial" w:eastAsia="Arial" w:hAnsi="Arial" w:cs="Arial"/>
                                  <w:color w:val="6795B5"/>
                                  <w:sz w:val="19"/>
                                  <w:szCs w:val="19"/>
                                  <w:shd w:val="clear" w:color="auto" w:fill="FFFFFF"/>
                                </w:rPr>
                              </w:pPr>
                              <w:r>
                                <w:rPr>
                                  <w:rFonts w:ascii="Consolas" w:eastAsia="Consolas" w:hAnsi="Consolas" w:cs="Consolas"/>
                                  <w:color w:val="70AD47" w:themeColor="accent6"/>
                                  <w:sz w:val="16"/>
                                  <w:szCs w:val="16"/>
                                  <w:shd w:val="clear" w:color="auto" w:fill="F6F8FA"/>
                                </w:rPr>
                                <w:t>type:</w:t>
                              </w:r>
                              <w:r>
                                <w:rPr>
                                  <w:rFonts w:ascii="Consolas" w:eastAsia="Consolas" w:hAnsi="Consolas" w:cs="Consolas"/>
                                  <w:color w:val="4F4F4F"/>
                                  <w:sz w:val="16"/>
                                  <w:szCs w:val="16"/>
                                  <w:shd w:val="clear" w:color="auto" w:fill="F6F8FA"/>
                                </w:rPr>
                                <w:t xml:space="preserve"> </w:t>
                              </w:r>
                              <w:proofErr w:type="spellStart"/>
                              <w:r>
                                <w:rPr>
                                  <w:rFonts w:ascii="Consolas" w:eastAsia="Consolas" w:hAnsi="Consolas" w:cs="Consolas"/>
                                  <w:color w:val="4F4F4F"/>
                                  <w:sz w:val="16"/>
                                  <w:szCs w:val="16"/>
                                  <w:shd w:val="clear" w:color="auto" w:fill="F6F8FA"/>
                                </w:rPr>
                                <w:t>InterpolationFilter</w:t>
                              </w:r>
                              <w:proofErr w:type="spellEnd"/>
                            </w:p>
                          </w:txbxContent>
                        </wps:txbx>
                        <wps:bodyPr lIns="0" tIns="0" rIns="0" bIns="0" upright="1"/>
                      </wps:wsp>
                    </a:graphicData>
                  </a:graphic>
                </wp:inline>
              </w:drawing>
            </mc:Choice>
            <mc:Fallback>
              <w:pict>
                <v:shape w14:anchorId="359E8CDA" id="文本框 36" o:spid="_x0000_s1032" type="#_x0000_t202" style="width:430.05pt;height:7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" fillcolor="#f8f8f8" strokecolor="#ccc" strokeweight=".72pt">
                  <v:textbox inset="0,0,0,0">
                    <w:txbxContent>
                      <w:p w14:paraId="28112782" w14:textId="77777777" w:rsidR="000B6B6B" w:rsidRDefault="00000000">
                        <w:pPr>
                          <w:spacing w:before="132"/>
                          <w:ind w:firstLineChars="200" w:firstLine="360"/>
                          <w:jc w:val="left"/>
                          <w:rPr>
                            <w:rFonts w:ascii="Consolas" w:eastAsia="Consolas" w:hAnsi="Consolas" w:cs="Consolas"/>
                            <w:color w:val="4F4F4F"/>
                            <w:sz w:val="16"/>
                            <w:szCs w:val="16"/>
                            <w:shd w:val="clear" w:color="auto" w:fill="F6F8FA"/>
                          </w:rPr>
                        </w:pPr>
                        <w:r>
                          <w:rPr>
                            <w:rFonts w:ascii="Consolas"/>
                            <w:color w:val="333333"/>
                            <w:sz w:val="18"/>
                          </w:rPr>
                          <w:t xml:space="preserve"> </w:t>
                        </w:r>
                        <w:proofErr w:type="spellStart"/>
                        <w:r>
                          <w:rPr>
                            <w:rFonts w:ascii="Consolas" w:eastAsia="Consolas" w:hAnsi="Consolas" w:cs="Consolas"/>
                            <w:color w:val="4F4F4F"/>
                            <w:sz w:val="16"/>
                            <w:szCs w:val="16"/>
                            <w:shd w:val="clear" w:color="auto" w:fill="F6F8FA"/>
                          </w:rPr>
                          <w:t>scan_filter_chain</w:t>
                        </w:r>
                        <w:proofErr w:type="spellEnd"/>
                        <w:r>
                          <w:rPr>
                            <w:rFonts w:ascii="Consolas" w:eastAsia="Consolas" w:hAnsi="Consolas" w:cs="Consolas"/>
                            <w:color w:val="4F4F4F"/>
                            <w:sz w:val="16"/>
                            <w:szCs w:val="16"/>
                            <w:shd w:val="clear" w:color="auto" w:fill="F6F8FA"/>
                          </w:rPr>
                          <w:t xml:space="preserve">: </w:t>
                        </w:r>
                      </w:p>
                      <w:p w14:paraId="35256F48" w14:textId="77777777" w:rsidR="000B6B6B" w:rsidRDefault="00000000">
                        <w:pPr>
                          <w:spacing w:before="132"/>
                          <w:ind w:firstLineChars="200" w:firstLine="320"/>
                          <w:jc w:val="left"/>
                          <w:rPr>
                            <w:rFonts w:ascii="Consolas" w:eastAsia="Consolas" w:hAnsi="Consolas" w:cs="Consolas"/>
                            <w:color w:val="4F4F4F"/>
                            <w:sz w:val="16"/>
                            <w:szCs w:val="16"/>
                          </w:rPr>
                        </w:pPr>
                        <w:r>
                          <w:rPr>
                            <w:rFonts w:ascii="Consolas" w:eastAsia="Consolas" w:hAnsi="Consolas" w:cs="Consolas"/>
                            <w:color w:val="4F4F4F"/>
                            <w:sz w:val="16"/>
                            <w:szCs w:val="16"/>
                            <w:shd w:val="clear" w:color="auto" w:fill="F6F8FA"/>
                          </w:rPr>
                          <w:t>-</w:t>
                        </w:r>
                        <w:r>
                          <w:rPr>
                            <w:rFonts w:ascii="Consolas" w:eastAsia="Consolas" w:hAnsi="Consolas" w:cs="Consolas"/>
                            <w:color w:val="4F4F4F"/>
                            <w:sz w:val="16"/>
                            <w:szCs w:val="16"/>
                          </w:rPr>
                          <w:t xml:space="preserve"> </w:t>
                        </w:r>
                        <w:r>
                          <w:rPr>
                            <w:rFonts w:ascii="Consolas" w:eastAsia="Consolas" w:hAnsi="Consolas" w:cs="Consolas"/>
                            <w:color w:val="70AD47" w:themeColor="accent6"/>
                            <w:sz w:val="16"/>
                            <w:szCs w:val="16"/>
                          </w:rPr>
                          <w:t>name</w:t>
                        </w:r>
                        <w:r>
                          <w:rPr>
                            <w:rFonts w:ascii="Consolas" w:eastAsia="Consolas" w:hAnsi="Consolas" w:cs="Consolas"/>
                            <w:color w:val="009900"/>
                            <w:sz w:val="16"/>
                            <w:szCs w:val="16"/>
                          </w:rPr>
                          <w:t>:</w:t>
                        </w:r>
                        <w:r>
                          <w:rPr>
                            <w:rFonts w:ascii="Consolas" w:eastAsia="Consolas" w:hAnsi="Consolas" w:cs="Consolas"/>
                            <w:color w:val="4F4F4F"/>
                            <w:sz w:val="16"/>
                            <w:szCs w:val="16"/>
                          </w:rPr>
                          <w:t xml:space="preserve"> interpolation </w:t>
                        </w:r>
                      </w:p>
                      <w:p w14:paraId="782AFAD0" w14:textId="77777777" w:rsidR="000B6B6B" w:rsidRDefault="00000000">
                        <w:pPr>
                          <w:spacing w:before="132"/>
                          <w:ind w:firstLine="420"/>
                          <w:jc w:val="left"/>
                          <w:rPr>
                            <w:rFonts w:ascii="Arial" w:eastAsia="Arial" w:hAnsi="Arial" w:cs="Arial"/>
                            <w:color w:val="6795B5"/>
                            <w:sz w:val="19"/>
                            <w:szCs w:val="19"/>
                            <w:shd w:val="clear" w:color="auto" w:fill="FFFFFF"/>
                          </w:rPr>
                        </w:pPr>
                        <w:r>
                          <w:rPr>
                            <w:rFonts w:ascii="Consolas" w:eastAsia="Consolas" w:hAnsi="Consolas" w:cs="Consolas"/>
                            <w:color w:val="70AD47" w:themeColor="accent6"/>
                            <w:sz w:val="16"/>
                            <w:szCs w:val="16"/>
                            <w:shd w:val="clear" w:color="auto" w:fill="F6F8FA"/>
                          </w:rPr>
                          <w:t>type:</w:t>
                        </w:r>
                        <w:r>
                          <w:rPr>
                            <w:rFonts w:ascii="Consolas" w:eastAsia="Consolas" w:hAnsi="Consolas" w:cs="Consolas"/>
                            <w:color w:val="4F4F4F"/>
                            <w:sz w:val="16"/>
                            <w:szCs w:val="16"/>
                            <w:shd w:val="clear" w:color="auto" w:fill="F6F8FA"/>
                          </w:rPr>
                          <w:t xml:space="preserve"> </w:t>
                        </w:r>
                        <w:proofErr w:type="spellStart"/>
                        <w:r>
                          <w:rPr>
                            <w:rFonts w:ascii="Consolas" w:eastAsia="Consolas" w:hAnsi="Consolas" w:cs="Consolas"/>
                            <w:color w:val="4F4F4F"/>
                            <w:sz w:val="16"/>
                            <w:szCs w:val="16"/>
                            <w:shd w:val="clear" w:color="auto" w:fill="F6F8FA"/>
                          </w:rPr>
                          <w:t>InterpolationFilter</w:t>
                        </w:r>
                        <w:proofErr w:type="spellEnd"/>
                      </w:p>
                    </w:txbxContent>
                  </v:textbox>
                  <w10:anchorlock/>
                </v:shape>
              </w:pict>
            </mc:Fallback>
          </mc:AlternateContent>
        </w:r>
      </w:del>
    </w:p>
    <w:p w14:paraId="2334F5F1" w14:textId="77777777" w:rsidR="00553D71" w:rsidRDefault="00553D71" w:rsidP="00E03F22">
      <w:pPr>
        <w:pStyle w:val="a3"/>
        <w:rPr>
          <w:ins w:id="1286" w:author="sun lanlan" w:date="2023-11-08T11:15:00Z"/>
          <w:rFonts w:ascii="CIDFont+F1" w:hAnsi="CIDFont+F1" w:hint="eastAsia"/>
          <w:color w:val="000000"/>
          <w:sz w:val="24"/>
          <w:szCs w:val="24"/>
        </w:rPr>
      </w:pPr>
    </w:p>
    <w:p w14:paraId="17C08132" w14:textId="77777777" w:rsidR="00553D71" w:rsidRDefault="00553D71" w:rsidP="00E03F22">
      <w:pPr>
        <w:pStyle w:val="a3"/>
        <w:rPr>
          <w:ins w:id="1287" w:author="sun lanlan" w:date="2023-11-08T11:15:00Z"/>
          <w:rFonts w:ascii="CIDFont+F1" w:hAnsi="CIDFont+F1" w:hint="eastAsia"/>
          <w:color w:val="000000"/>
          <w:sz w:val="24"/>
          <w:szCs w:val="24"/>
        </w:rPr>
      </w:pPr>
    </w:p>
    <w:p w14:paraId="551BAD53" w14:textId="3CD87EF4" w:rsidR="00553D71" w:rsidRPr="00553D71" w:rsidRDefault="00553D71">
      <w:pPr>
        <w:pStyle w:val="a3"/>
        <w:rPr>
          <w:ins w:id="1288" w:author="sun lanlan" w:date="2023-11-08T11:15:00Z"/>
          <w:b/>
          <w:bCs/>
          <w:color w:val="333333"/>
          <w:rPrChange w:id="1289" w:author="sun lanlan" w:date="2023-11-08T11:15:00Z">
            <w:rPr>
              <w:ins w:id="1290" w:author="sun lanlan" w:date="2023-11-08T11:15:00Z"/>
              <w:rFonts w:ascii="宋体" w:eastAsia="宋体" w:hAnsi="宋体" w:cs="宋体"/>
              <w:sz w:val="18"/>
            </w:rPr>
          </w:rPrChange>
        </w:rPr>
        <w:pPrChange w:id="1291" w:author="sun lanlan" w:date="2023-11-08T10:11:00Z">
          <w:pPr>
            <w:widowControl/>
            <w:ind w:firstLine="420"/>
            <w:jc w:val="left"/>
          </w:pPr>
        </w:pPrChange>
      </w:pPr>
      <w:ins w:id="1292" w:author="sun lanlan" w:date="2023-11-08T11:15:00Z">
        <w:r w:rsidRPr="00553D71">
          <w:rPr>
            <w:rFonts w:hint="eastAsia"/>
            <w:b/>
            <w:bCs/>
            <w:color w:val="333333"/>
            <w:szCs w:val="22"/>
            <w:rPrChange w:id="1293" w:author="sun lanlan" w:date="2023-11-08T11:15:00Z">
              <w:rPr>
                <w:rFonts w:ascii="CIDFont+F1" w:hAnsi="CIDFont+F1" w:hint="eastAsia"/>
                <w:color w:val="000000"/>
                <w:sz w:val="24"/>
                <w:szCs w:val="24"/>
              </w:rPr>
            </w:rPrChange>
          </w:rPr>
          <w:t xml:space="preserve">4. </w:t>
        </w:r>
        <w:r w:rsidRPr="00553D71">
          <w:rPr>
            <w:rFonts w:hint="eastAsia"/>
            <w:b/>
            <w:bCs/>
            <w:color w:val="333333"/>
            <w:szCs w:val="22"/>
            <w:rPrChange w:id="1294" w:author="sun lanlan" w:date="2023-11-08T11:15:00Z">
              <w:rPr>
                <w:rFonts w:ascii="CIDFont+F1" w:hAnsi="CIDFont+F1" w:hint="eastAsia"/>
                <w:color w:val="000000"/>
                <w:sz w:val="24"/>
                <w:szCs w:val="24"/>
              </w:rPr>
            </w:rPrChange>
          </w:rPr>
          <w:t>熟悉</w:t>
        </w:r>
        <w:r w:rsidRPr="00553D71">
          <w:rPr>
            <w:rFonts w:hint="eastAsia"/>
            <w:b/>
            <w:bCs/>
            <w:color w:val="333333"/>
            <w:szCs w:val="22"/>
            <w:rPrChange w:id="1295" w:author="sun lanlan" w:date="2023-11-08T11:15:00Z">
              <w:rPr>
                <w:rFonts w:ascii="CIDFont+F1" w:hAnsi="CIDFont+F1" w:hint="eastAsia"/>
                <w:color w:val="000000"/>
                <w:sz w:val="24"/>
                <w:szCs w:val="24"/>
              </w:rPr>
            </w:rPrChange>
          </w:rPr>
          <w:t xml:space="preserve"> PID </w:t>
        </w:r>
        <w:r w:rsidRPr="00553D71">
          <w:rPr>
            <w:rFonts w:hint="eastAsia"/>
            <w:b/>
            <w:bCs/>
            <w:color w:val="333333"/>
            <w:szCs w:val="22"/>
            <w:rPrChange w:id="1296" w:author="sun lanlan" w:date="2023-11-08T11:15:00Z">
              <w:rPr>
                <w:rFonts w:ascii="CIDFont+F1" w:hAnsi="CIDFont+F1" w:hint="eastAsia"/>
                <w:color w:val="000000"/>
                <w:sz w:val="24"/>
                <w:szCs w:val="24"/>
              </w:rPr>
            </w:rPrChange>
          </w:rPr>
          <w:t>算法在小车上实际应用时参数的调节方法</w:t>
        </w:r>
      </w:ins>
    </w:p>
    <w:p w14:paraId="20676A2C" w14:textId="77777777" w:rsidR="00553D71" w:rsidRPr="00553D71" w:rsidRDefault="00553D71" w:rsidP="00553D71">
      <w:pPr>
        <w:pStyle w:val="a3"/>
        <w:rPr>
          <w:ins w:id="1297" w:author="sun lanlan" w:date="2023-11-08T11:15:00Z"/>
          <w:rFonts w:ascii="CIDFont+F1" w:hAnsi="CIDFont+F1" w:hint="eastAsia"/>
          <w:b/>
          <w:bCs/>
          <w:color w:val="000000"/>
          <w:sz w:val="24"/>
          <w:szCs w:val="24"/>
          <w:rPrChange w:id="1298" w:author="sun lanlan" w:date="2023-11-08T11:15:00Z">
            <w:rPr>
              <w:ins w:id="1299" w:author="sun lanlan" w:date="2023-11-08T11:15:00Z"/>
              <w:rFonts w:ascii="CIDFont+F1" w:hAnsi="CIDFont+F1" w:hint="eastAsia"/>
              <w:color w:val="000000"/>
              <w:sz w:val="24"/>
              <w:szCs w:val="24"/>
            </w:rPr>
          </w:rPrChange>
        </w:rPr>
      </w:pPr>
      <w:ins w:id="1300" w:author="sun lanlan" w:date="2023-11-08T11:15:00Z">
        <w:r w:rsidRPr="00553D71">
          <w:rPr>
            <w:rFonts w:ascii="CIDFont+F1" w:hAnsi="CIDFont+F1" w:hint="eastAsia"/>
            <w:b/>
            <w:bCs/>
            <w:color w:val="000000"/>
            <w:sz w:val="24"/>
            <w:szCs w:val="24"/>
            <w:rPrChange w:id="1301" w:author="sun lanlan" w:date="2023-11-08T11:15:00Z">
              <w:rPr>
                <w:rFonts w:ascii="CIDFont+F1" w:hAnsi="CIDFont+F1" w:hint="eastAsia"/>
                <w:color w:val="000000"/>
                <w:sz w:val="24"/>
                <w:szCs w:val="24"/>
              </w:rPr>
            </w:rPrChange>
          </w:rPr>
          <w:t>·</w:t>
        </w:r>
        <w:proofErr w:type="spellStart"/>
        <w:r w:rsidRPr="00553D71">
          <w:rPr>
            <w:rFonts w:ascii="CIDFont+F1" w:hAnsi="CIDFont+F1" w:hint="eastAsia"/>
            <w:b/>
            <w:bCs/>
            <w:color w:val="000000"/>
            <w:sz w:val="24"/>
            <w:szCs w:val="24"/>
            <w:rPrChange w:id="1302" w:author="sun lanlan" w:date="2023-11-08T11:15:00Z">
              <w:rPr>
                <w:rFonts w:ascii="CIDFont+F1" w:hAnsi="CIDFont+F1" w:hint="eastAsia"/>
                <w:color w:val="000000"/>
                <w:sz w:val="24"/>
                <w:szCs w:val="24"/>
              </w:rPr>
            </w:rPrChange>
          </w:rPr>
          <w:t>kp</w:t>
        </w:r>
        <w:proofErr w:type="spellEnd"/>
      </w:ins>
    </w:p>
    <w:p w14:paraId="4C63CCAF" w14:textId="77777777" w:rsidR="00553D71" w:rsidRPr="00553D71" w:rsidRDefault="00553D71" w:rsidP="00553D71">
      <w:pPr>
        <w:pStyle w:val="a3"/>
        <w:rPr>
          <w:ins w:id="1303" w:author="sun lanlan" w:date="2023-11-08T11:15:00Z"/>
          <w:rFonts w:ascii="CIDFont+F1" w:hAnsi="CIDFont+F1" w:hint="eastAsia"/>
          <w:color w:val="000000"/>
          <w:sz w:val="24"/>
          <w:szCs w:val="24"/>
        </w:rPr>
      </w:pPr>
    </w:p>
    <w:p w14:paraId="3A60D04F" w14:textId="77777777" w:rsidR="00553D71" w:rsidRPr="00553D71" w:rsidRDefault="00553D71" w:rsidP="00553D71">
      <w:pPr>
        <w:pStyle w:val="a3"/>
        <w:rPr>
          <w:ins w:id="1304" w:author="sun lanlan" w:date="2023-11-08T11:15:00Z"/>
          <w:rFonts w:ascii="CIDFont+F1" w:hAnsi="CIDFont+F1" w:hint="eastAsia"/>
          <w:color w:val="000000"/>
          <w:sz w:val="24"/>
          <w:szCs w:val="24"/>
        </w:rPr>
      </w:pPr>
      <w:ins w:id="1305" w:author="sun lanlan" w:date="2023-11-08T11:15:00Z">
        <w:r w:rsidRPr="00553D71">
          <w:rPr>
            <w:rFonts w:ascii="CIDFont+F1" w:hAnsi="CIDFont+F1" w:hint="eastAsia"/>
            <w:color w:val="000000"/>
            <w:sz w:val="24"/>
            <w:szCs w:val="24"/>
          </w:rPr>
          <w:t>该参数在</w:t>
        </w:r>
        <w:r w:rsidRPr="00553D71">
          <w:rPr>
            <w:rFonts w:ascii="CIDFont+F1" w:hAnsi="CIDFont+F1"/>
            <w:color w:val="000000"/>
            <w:sz w:val="24"/>
            <w:szCs w:val="24"/>
          </w:rPr>
          <w:t xml:space="preserve"> PID </w:t>
        </w:r>
        <w:r w:rsidRPr="00553D71">
          <w:rPr>
            <w:rFonts w:ascii="CIDFont+F1" w:hAnsi="CIDFont+F1"/>
            <w:color w:val="000000"/>
            <w:sz w:val="24"/>
            <w:szCs w:val="24"/>
          </w:rPr>
          <w:t>算法中的作用最主要体现在反应速度方面，提高该参数的值可</w:t>
        </w:r>
      </w:ins>
    </w:p>
    <w:p w14:paraId="1B03B45F" w14:textId="77777777" w:rsidR="00553D71" w:rsidRPr="00553D71" w:rsidRDefault="00553D71" w:rsidP="00553D71">
      <w:pPr>
        <w:pStyle w:val="a3"/>
        <w:rPr>
          <w:ins w:id="1306" w:author="sun lanlan" w:date="2023-11-08T11:15:00Z"/>
          <w:rFonts w:ascii="CIDFont+F1" w:hAnsi="CIDFont+F1" w:hint="eastAsia"/>
          <w:color w:val="000000"/>
          <w:sz w:val="24"/>
          <w:szCs w:val="24"/>
        </w:rPr>
      </w:pPr>
      <w:ins w:id="1307" w:author="sun lanlan" w:date="2023-11-08T11:15:00Z">
        <w:r w:rsidRPr="00553D71">
          <w:rPr>
            <w:rFonts w:ascii="CIDFont+F1" w:hAnsi="CIDFont+F1" w:hint="eastAsia"/>
            <w:color w:val="000000"/>
            <w:sz w:val="24"/>
            <w:szCs w:val="24"/>
          </w:rPr>
          <w:t>以显著提高小车的反应速度，同时也能够起到消除静态误差的作用。然而，该参</w:t>
        </w:r>
      </w:ins>
    </w:p>
    <w:p w14:paraId="782B569B" w14:textId="77777777" w:rsidR="00553D71" w:rsidRDefault="00553D71" w:rsidP="00553D71">
      <w:pPr>
        <w:pStyle w:val="a3"/>
        <w:rPr>
          <w:ins w:id="1308" w:author="sun lanlan" w:date="2023-11-08T11:16:00Z"/>
          <w:rFonts w:ascii="CIDFont+F1" w:hAnsi="CIDFont+F1" w:hint="eastAsia"/>
          <w:color w:val="000000"/>
          <w:sz w:val="24"/>
          <w:szCs w:val="24"/>
        </w:rPr>
      </w:pPr>
      <w:ins w:id="1309" w:author="sun lanlan" w:date="2023-11-08T11:15:00Z">
        <w:r w:rsidRPr="00553D71">
          <w:rPr>
            <w:rFonts w:ascii="CIDFont+F1" w:hAnsi="CIDFont+F1" w:hint="eastAsia"/>
            <w:color w:val="000000"/>
            <w:sz w:val="24"/>
            <w:szCs w:val="24"/>
          </w:rPr>
          <w:t>数过大时，将会造成小车在寻路时明显摆动。</w:t>
        </w:r>
      </w:ins>
    </w:p>
    <w:p w14:paraId="5E04B9B0" w14:textId="77777777" w:rsidR="00553D71" w:rsidRPr="00553D71" w:rsidRDefault="00553D71" w:rsidP="00553D71">
      <w:pPr>
        <w:pStyle w:val="a3"/>
        <w:rPr>
          <w:ins w:id="1310" w:author="sun lanlan" w:date="2023-11-08T11:15:00Z"/>
          <w:rFonts w:ascii="CIDFont+F1" w:hAnsi="CIDFont+F1" w:hint="eastAsia"/>
          <w:color w:val="000000"/>
          <w:sz w:val="24"/>
          <w:szCs w:val="24"/>
        </w:rPr>
      </w:pPr>
    </w:p>
    <w:p w14:paraId="31A67E0F" w14:textId="77777777" w:rsidR="00553D71" w:rsidRPr="00553D71" w:rsidRDefault="00553D71" w:rsidP="00553D71">
      <w:pPr>
        <w:pStyle w:val="a3"/>
        <w:rPr>
          <w:ins w:id="1311" w:author="sun lanlan" w:date="2023-11-08T11:15:00Z"/>
          <w:rFonts w:ascii="CIDFont+F1" w:hAnsi="CIDFont+F1" w:hint="eastAsia"/>
          <w:color w:val="000000"/>
          <w:sz w:val="24"/>
          <w:szCs w:val="24"/>
        </w:rPr>
      </w:pPr>
      <w:ins w:id="1312" w:author="sun lanlan" w:date="2023-11-08T11:15:00Z">
        <w:r w:rsidRPr="00553D71">
          <w:rPr>
            <w:rFonts w:ascii="CIDFont+F1" w:hAnsi="CIDFont+F1" w:hint="eastAsia"/>
            <w:color w:val="000000"/>
            <w:sz w:val="24"/>
            <w:szCs w:val="24"/>
          </w:rPr>
          <w:t>当发现小车反应速度过慢时，应增大该参数；当发现小车左右摆动明显时，</w:t>
        </w:r>
      </w:ins>
    </w:p>
    <w:p w14:paraId="5B3EC1C4" w14:textId="77777777" w:rsidR="00553D71" w:rsidRDefault="00553D71" w:rsidP="00553D71">
      <w:pPr>
        <w:pStyle w:val="a3"/>
        <w:rPr>
          <w:ins w:id="1313" w:author="sun lanlan" w:date="2023-11-08T11:15:00Z"/>
          <w:rFonts w:ascii="CIDFont+F1" w:hAnsi="CIDFont+F1" w:hint="eastAsia"/>
          <w:color w:val="000000"/>
          <w:sz w:val="24"/>
          <w:szCs w:val="24"/>
        </w:rPr>
      </w:pPr>
      <w:ins w:id="1314" w:author="sun lanlan" w:date="2023-11-08T11:15:00Z">
        <w:r w:rsidRPr="00553D71">
          <w:rPr>
            <w:rFonts w:ascii="CIDFont+F1" w:hAnsi="CIDFont+F1" w:hint="eastAsia"/>
            <w:color w:val="000000"/>
            <w:sz w:val="24"/>
            <w:szCs w:val="24"/>
          </w:rPr>
          <w:t>应减小该参数。</w:t>
        </w:r>
      </w:ins>
    </w:p>
    <w:p w14:paraId="41B7C0CF" w14:textId="77777777" w:rsidR="00553D71" w:rsidRDefault="00553D71" w:rsidP="00553D71">
      <w:pPr>
        <w:pStyle w:val="a3"/>
        <w:rPr>
          <w:ins w:id="1315" w:author="sun lanlan" w:date="2023-11-08T11:15:00Z"/>
          <w:rFonts w:ascii="CIDFont+F1" w:hAnsi="CIDFont+F1" w:hint="eastAsia"/>
          <w:color w:val="000000"/>
          <w:sz w:val="24"/>
          <w:szCs w:val="24"/>
        </w:rPr>
      </w:pPr>
    </w:p>
    <w:p w14:paraId="686ED300" w14:textId="77777777" w:rsidR="00553D71" w:rsidRPr="00553D71" w:rsidRDefault="00553D71" w:rsidP="00553D71">
      <w:pPr>
        <w:pStyle w:val="a3"/>
        <w:rPr>
          <w:ins w:id="1316" w:author="sun lanlan" w:date="2023-11-08T11:15:00Z"/>
          <w:rFonts w:ascii="CIDFont+F1" w:hAnsi="CIDFont+F1" w:hint="eastAsia"/>
          <w:color w:val="000000"/>
          <w:sz w:val="24"/>
          <w:szCs w:val="24"/>
        </w:rPr>
      </w:pPr>
    </w:p>
    <w:p w14:paraId="119C5E83" w14:textId="77777777" w:rsidR="00553D71" w:rsidRPr="00553D71" w:rsidRDefault="00553D71" w:rsidP="00553D71">
      <w:pPr>
        <w:pStyle w:val="a3"/>
        <w:rPr>
          <w:ins w:id="1317" w:author="sun lanlan" w:date="2023-11-08T11:15:00Z"/>
          <w:rFonts w:ascii="CIDFont+F1" w:hAnsi="CIDFont+F1" w:hint="eastAsia"/>
          <w:b/>
          <w:bCs/>
          <w:color w:val="000000"/>
          <w:sz w:val="24"/>
          <w:szCs w:val="24"/>
          <w:rPrChange w:id="1318" w:author="sun lanlan" w:date="2023-11-08T11:16:00Z">
            <w:rPr>
              <w:ins w:id="1319" w:author="sun lanlan" w:date="2023-11-08T11:15:00Z"/>
              <w:rFonts w:ascii="CIDFont+F1" w:hAnsi="CIDFont+F1" w:hint="eastAsia"/>
              <w:color w:val="000000"/>
              <w:sz w:val="24"/>
              <w:szCs w:val="24"/>
            </w:rPr>
          </w:rPrChange>
        </w:rPr>
      </w:pPr>
      <w:ins w:id="1320" w:author="sun lanlan" w:date="2023-11-08T11:15:00Z">
        <w:r w:rsidRPr="00553D71">
          <w:rPr>
            <w:rFonts w:ascii="CIDFont+F1" w:hAnsi="CIDFont+F1" w:hint="eastAsia"/>
            <w:b/>
            <w:bCs/>
            <w:color w:val="000000"/>
            <w:sz w:val="24"/>
            <w:szCs w:val="24"/>
            <w:rPrChange w:id="1321" w:author="sun lanlan" w:date="2023-11-08T11:16:00Z">
              <w:rPr>
                <w:rFonts w:ascii="CIDFont+F1" w:hAnsi="CIDFont+F1" w:hint="eastAsia"/>
                <w:color w:val="000000"/>
                <w:sz w:val="24"/>
                <w:szCs w:val="24"/>
              </w:rPr>
            </w:rPrChange>
          </w:rPr>
          <w:t>·</w:t>
        </w:r>
        <w:r w:rsidRPr="00553D71">
          <w:rPr>
            <w:rFonts w:ascii="CIDFont+F1" w:hAnsi="CIDFont+F1" w:hint="eastAsia"/>
            <w:b/>
            <w:bCs/>
            <w:color w:val="000000"/>
            <w:sz w:val="24"/>
            <w:szCs w:val="24"/>
            <w:rPrChange w:id="1322" w:author="sun lanlan" w:date="2023-11-08T11:16:00Z">
              <w:rPr>
                <w:rFonts w:ascii="CIDFont+F1" w:hAnsi="CIDFont+F1" w:hint="eastAsia"/>
                <w:color w:val="000000"/>
                <w:sz w:val="24"/>
                <w:szCs w:val="24"/>
              </w:rPr>
            </w:rPrChange>
          </w:rPr>
          <w:t>ki</w:t>
        </w:r>
      </w:ins>
    </w:p>
    <w:p w14:paraId="36E2870E" w14:textId="77777777" w:rsidR="00553D71" w:rsidRPr="00553D71" w:rsidRDefault="00553D71" w:rsidP="00553D71">
      <w:pPr>
        <w:pStyle w:val="a3"/>
        <w:rPr>
          <w:ins w:id="1323" w:author="sun lanlan" w:date="2023-11-08T11:15:00Z"/>
          <w:rFonts w:ascii="CIDFont+F1" w:hAnsi="CIDFont+F1" w:hint="eastAsia"/>
          <w:color w:val="000000"/>
          <w:sz w:val="24"/>
          <w:szCs w:val="24"/>
        </w:rPr>
      </w:pPr>
      <w:ins w:id="1324" w:author="sun lanlan" w:date="2023-11-08T11:15:00Z">
        <w:r w:rsidRPr="00553D71">
          <w:rPr>
            <w:rFonts w:ascii="CIDFont+F1" w:hAnsi="CIDFont+F1" w:hint="eastAsia"/>
            <w:color w:val="000000"/>
            <w:sz w:val="24"/>
            <w:szCs w:val="24"/>
          </w:rPr>
          <w:lastRenderedPageBreak/>
          <w:t>该参数在</w:t>
        </w:r>
        <w:r w:rsidRPr="00553D71">
          <w:rPr>
            <w:rFonts w:ascii="CIDFont+F1" w:hAnsi="CIDFont+F1"/>
            <w:color w:val="000000"/>
            <w:sz w:val="24"/>
            <w:szCs w:val="24"/>
          </w:rPr>
          <w:t xml:space="preserve"> PID </w:t>
        </w:r>
        <w:r w:rsidRPr="00553D71">
          <w:rPr>
            <w:rFonts w:ascii="CIDFont+F1" w:hAnsi="CIDFont+F1"/>
            <w:color w:val="000000"/>
            <w:sz w:val="24"/>
            <w:szCs w:val="24"/>
          </w:rPr>
          <w:t>算法中起到消除静态误差的作用，主要在转弯时体现。但在实</w:t>
        </w:r>
      </w:ins>
    </w:p>
    <w:p w14:paraId="2B63F828" w14:textId="77777777" w:rsidR="00553D71" w:rsidRPr="00553D71" w:rsidRDefault="00553D71" w:rsidP="00553D71">
      <w:pPr>
        <w:pStyle w:val="a3"/>
        <w:rPr>
          <w:ins w:id="1325" w:author="sun lanlan" w:date="2023-11-08T11:15:00Z"/>
          <w:rFonts w:ascii="CIDFont+F1" w:hAnsi="CIDFont+F1" w:hint="eastAsia"/>
          <w:color w:val="000000"/>
          <w:sz w:val="24"/>
          <w:szCs w:val="24"/>
        </w:rPr>
      </w:pPr>
      <w:proofErr w:type="gramStart"/>
      <w:ins w:id="1326" w:author="sun lanlan" w:date="2023-11-08T11:15:00Z">
        <w:r w:rsidRPr="00553D71">
          <w:rPr>
            <w:rFonts w:ascii="CIDFont+F1" w:hAnsi="CIDFont+F1" w:hint="eastAsia"/>
            <w:color w:val="000000"/>
            <w:sz w:val="24"/>
            <w:szCs w:val="24"/>
          </w:rPr>
          <w:t>际应用</w:t>
        </w:r>
        <w:proofErr w:type="gramEnd"/>
        <w:r w:rsidRPr="00553D71">
          <w:rPr>
            <w:rFonts w:ascii="CIDFont+F1" w:hAnsi="CIDFont+F1" w:hint="eastAsia"/>
            <w:color w:val="000000"/>
            <w:sz w:val="24"/>
            <w:szCs w:val="24"/>
          </w:rPr>
          <w:t>中，累积的误差可能导致小车反应速度大幅降低，因此，在实际应用中，</w:t>
        </w:r>
      </w:ins>
    </w:p>
    <w:p w14:paraId="3533E8BB" w14:textId="77777777" w:rsidR="00553D71" w:rsidRDefault="00553D71" w:rsidP="00553D71">
      <w:pPr>
        <w:pStyle w:val="a3"/>
        <w:rPr>
          <w:ins w:id="1327" w:author="sun lanlan" w:date="2023-11-08T11:16:00Z"/>
          <w:rFonts w:ascii="CIDFont+F1" w:hAnsi="CIDFont+F1" w:hint="eastAsia"/>
          <w:color w:val="000000"/>
          <w:sz w:val="24"/>
          <w:szCs w:val="24"/>
        </w:rPr>
      </w:pPr>
      <w:ins w:id="1328" w:author="sun lanlan" w:date="2023-11-08T11:15:00Z">
        <w:r w:rsidRPr="00553D71">
          <w:rPr>
            <w:rFonts w:ascii="CIDFont+F1" w:hAnsi="CIDFont+F1" w:hint="eastAsia"/>
            <w:color w:val="000000"/>
            <w:sz w:val="24"/>
            <w:szCs w:val="24"/>
          </w:rPr>
          <w:t>必须对积分值进行限幅，减小累积误差对反应速度的影响。</w:t>
        </w:r>
      </w:ins>
    </w:p>
    <w:p w14:paraId="5238EA14" w14:textId="77777777" w:rsidR="00553D71" w:rsidRDefault="00553D71" w:rsidP="00553D71">
      <w:pPr>
        <w:pStyle w:val="a3"/>
        <w:rPr>
          <w:ins w:id="1329" w:author="sun lanlan" w:date="2023-11-08T11:16:00Z"/>
          <w:rFonts w:ascii="CIDFont+F1" w:hAnsi="CIDFont+F1" w:hint="eastAsia"/>
          <w:color w:val="000000"/>
          <w:sz w:val="24"/>
          <w:szCs w:val="24"/>
        </w:rPr>
      </w:pPr>
    </w:p>
    <w:p w14:paraId="01542AEE" w14:textId="77777777" w:rsidR="00553D71" w:rsidRDefault="00553D71" w:rsidP="00553D71">
      <w:pPr>
        <w:pStyle w:val="a3"/>
        <w:rPr>
          <w:ins w:id="1330" w:author="sun lanlan" w:date="2023-11-08T11:16:00Z"/>
          <w:rFonts w:ascii="CIDFont+F1" w:hAnsi="CIDFont+F1" w:hint="eastAsia"/>
          <w:color w:val="000000"/>
          <w:sz w:val="24"/>
          <w:szCs w:val="24"/>
        </w:rPr>
      </w:pPr>
    </w:p>
    <w:p w14:paraId="3B8C75EA" w14:textId="77777777" w:rsidR="00553D71" w:rsidRPr="00553D71" w:rsidRDefault="00553D71" w:rsidP="00553D71">
      <w:pPr>
        <w:pStyle w:val="a3"/>
        <w:rPr>
          <w:ins w:id="1331" w:author="sun lanlan" w:date="2023-11-08T11:15:00Z"/>
          <w:rFonts w:ascii="CIDFont+F1" w:hAnsi="CIDFont+F1" w:hint="eastAsia"/>
          <w:color w:val="000000"/>
          <w:sz w:val="24"/>
          <w:szCs w:val="24"/>
        </w:rPr>
      </w:pPr>
    </w:p>
    <w:p w14:paraId="23740B60" w14:textId="77777777" w:rsidR="00553D71" w:rsidRPr="00553D71" w:rsidRDefault="00553D71" w:rsidP="00553D71">
      <w:pPr>
        <w:pStyle w:val="a3"/>
        <w:rPr>
          <w:ins w:id="1332" w:author="sun lanlan" w:date="2023-11-08T11:15:00Z"/>
          <w:rFonts w:ascii="CIDFont+F1" w:hAnsi="CIDFont+F1" w:hint="eastAsia"/>
          <w:color w:val="000000"/>
          <w:sz w:val="24"/>
          <w:szCs w:val="24"/>
        </w:rPr>
      </w:pPr>
      <w:ins w:id="1333" w:author="sun lanlan" w:date="2023-11-08T11:15:00Z">
        <w:r w:rsidRPr="00553D71">
          <w:rPr>
            <w:rFonts w:ascii="CIDFont+F1" w:hAnsi="CIDFont+F1" w:hint="eastAsia"/>
            <w:color w:val="000000"/>
            <w:sz w:val="24"/>
            <w:szCs w:val="24"/>
          </w:rPr>
          <w:t>当发现小车转弯时容易碰撞外圈时，应增大该参数；转弯时碰撞内圈，或是</w:t>
        </w:r>
      </w:ins>
    </w:p>
    <w:p w14:paraId="35E5399E" w14:textId="77777777" w:rsidR="00553D71" w:rsidRDefault="00553D71" w:rsidP="00553D71">
      <w:pPr>
        <w:pStyle w:val="a3"/>
        <w:rPr>
          <w:ins w:id="1334" w:author="sun lanlan" w:date="2023-11-08T11:15:00Z"/>
          <w:rFonts w:ascii="CIDFont+F1" w:hAnsi="CIDFont+F1" w:hint="eastAsia"/>
          <w:color w:val="000000"/>
          <w:sz w:val="24"/>
          <w:szCs w:val="24"/>
        </w:rPr>
      </w:pPr>
      <w:ins w:id="1335" w:author="sun lanlan" w:date="2023-11-08T11:15:00Z">
        <w:r w:rsidRPr="00553D71">
          <w:rPr>
            <w:rFonts w:ascii="CIDFont+F1" w:hAnsi="CIDFont+F1" w:hint="eastAsia"/>
            <w:color w:val="000000"/>
            <w:sz w:val="24"/>
            <w:szCs w:val="24"/>
          </w:rPr>
          <w:t>转弯后反应速度明显降低，则应减小该参数。</w:t>
        </w:r>
      </w:ins>
    </w:p>
    <w:p w14:paraId="37667345" w14:textId="77777777" w:rsidR="00553D71" w:rsidRDefault="00553D71" w:rsidP="00553D71">
      <w:pPr>
        <w:pStyle w:val="a3"/>
        <w:rPr>
          <w:ins w:id="1336" w:author="sun lanlan" w:date="2023-11-08T11:15:00Z"/>
          <w:rFonts w:ascii="CIDFont+F1" w:hAnsi="CIDFont+F1" w:hint="eastAsia"/>
          <w:color w:val="000000"/>
          <w:sz w:val="24"/>
          <w:szCs w:val="24"/>
        </w:rPr>
      </w:pPr>
    </w:p>
    <w:p w14:paraId="4E0A022B" w14:textId="77777777" w:rsidR="00553D71" w:rsidRPr="00553D71" w:rsidRDefault="00553D71" w:rsidP="00553D71">
      <w:pPr>
        <w:pStyle w:val="a3"/>
        <w:rPr>
          <w:ins w:id="1337" w:author="sun lanlan" w:date="2023-11-08T11:15:00Z"/>
          <w:rFonts w:ascii="CIDFont+F1" w:hAnsi="CIDFont+F1" w:hint="eastAsia"/>
          <w:color w:val="000000"/>
          <w:sz w:val="24"/>
          <w:szCs w:val="24"/>
        </w:rPr>
      </w:pPr>
    </w:p>
    <w:p w14:paraId="35E030C6" w14:textId="77777777" w:rsidR="00553D71" w:rsidRPr="00553D71" w:rsidRDefault="00553D71" w:rsidP="00553D71">
      <w:pPr>
        <w:pStyle w:val="a3"/>
        <w:rPr>
          <w:ins w:id="1338" w:author="sun lanlan" w:date="2023-11-08T11:15:00Z"/>
          <w:rFonts w:ascii="CIDFont+F1" w:hAnsi="CIDFont+F1" w:hint="eastAsia"/>
          <w:b/>
          <w:bCs/>
          <w:color w:val="000000"/>
          <w:sz w:val="24"/>
          <w:szCs w:val="24"/>
          <w:rPrChange w:id="1339" w:author="sun lanlan" w:date="2023-11-08T11:16:00Z">
            <w:rPr>
              <w:ins w:id="1340" w:author="sun lanlan" w:date="2023-11-08T11:15:00Z"/>
              <w:rFonts w:ascii="CIDFont+F1" w:hAnsi="CIDFont+F1" w:hint="eastAsia"/>
              <w:color w:val="000000"/>
              <w:sz w:val="24"/>
              <w:szCs w:val="24"/>
            </w:rPr>
          </w:rPrChange>
        </w:rPr>
      </w:pPr>
      <w:ins w:id="1341" w:author="sun lanlan" w:date="2023-11-08T11:15:00Z">
        <w:r w:rsidRPr="00553D71">
          <w:rPr>
            <w:rFonts w:ascii="CIDFont+F1" w:hAnsi="CIDFont+F1" w:hint="eastAsia"/>
            <w:b/>
            <w:bCs/>
            <w:color w:val="000000"/>
            <w:sz w:val="24"/>
            <w:szCs w:val="24"/>
            <w:rPrChange w:id="1342" w:author="sun lanlan" w:date="2023-11-08T11:16:00Z">
              <w:rPr>
                <w:rFonts w:ascii="CIDFont+F1" w:hAnsi="CIDFont+F1" w:hint="eastAsia"/>
                <w:color w:val="000000"/>
                <w:sz w:val="24"/>
                <w:szCs w:val="24"/>
              </w:rPr>
            </w:rPrChange>
          </w:rPr>
          <w:t>·</w:t>
        </w:r>
        <w:proofErr w:type="spellStart"/>
        <w:r w:rsidRPr="00553D71">
          <w:rPr>
            <w:rFonts w:ascii="CIDFont+F1" w:hAnsi="CIDFont+F1" w:hint="eastAsia"/>
            <w:b/>
            <w:bCs/>
            <w:color w:val="000000"/>
            <w:sz w:val="24"/>
            <w:szCs w:val="24"/>
            <w:rPrChange w:id="1343" w:author="sun lanlan" w:date="2023-11-08T11:16:00Z">
              <w:rPr>
                <w:rFonts w:ascii="CIDFont+F1" w:hAnsi="CIDFont+F1" w:hint="eastAsia"/>
                <w:color w:val="000000"/>
                <w:sz w:val="24"/>
                <w:szCs w:val="24"/>
              </w:rPr>
            </w:rPrChange>
          </w:rPr>
          <w:t>kd</w:t>
        </w:r>
        <w:proofErr w:type="spellEnd"/>
      </w:ins>
    </w:p>
    <w:p w14:paraId="3D39B6DC" w14:textId="77777777" w:rsidR="00553D71" w:rsidRDefault="00553D71" w:rsidP="00553D71">
      <w:pPr>
        <w:pStyle w:val="a3"/>
        <w:rPr>
          <w:ins w:id="1344" w:author="sun lanlan" w:date="2023-11-08T11:16:00Z"/>
          <w:rFonts w:ascii="CIDFont+F1" w:hAnsi="CIDFont+F1" w:hint="eastAsia"/>
          <w:color w:val="000000"/>
          <w:sz w:val="24"/>
          <w:szCs w:val="24"/>
        </w:rPr>
      </w:pPr>
      <w:ins w:id="1345" w:author="sun lanlan" w:date="2023-11-08T11:15:00Z">
        <w:r w:rsidRPr="00553D71">
          <w:rPr>
            <w:rFonts w:ascii="CIDFont+F1" w:hAnsi="CIDFont+F1" w:hint="eastAsia"/>
            <w:color w:val="000000"/>
            <w:sz w:val="24"/>
            <w:szCs w:val="24"/>
          </w:rPr>
          <w:t>该参数在</w:t>
        </w:r>
        <w:r w:rsidRPr="00553D71">
          <w:rPr>
            <w:rFonts w:ascii="CIDFont+F1" w:hAnsi="CIDFont+F1"/>
            <w:color w:val="000000"/>
            <w:sz w:val="24"/>
            <w:szCs w:val="24"/>
          </w:rPr>
          <w:t xml:space="preserve"> PID </w:t>
        </w:r>
        <w:r w:rsidRPr="00553D71">
          <w:rPr>
            <w:rFonts w:ascii="CIDFont+F1" w:hAnsi="CIDFont+F1"/>
            <w:color w:val="000000"/>
            <w:sz w:val="24"/>
            <w:szCs w:val="24"/>
          </w:rPr>
          <w:t>算法中主要起到减少抖动的作用</w:t>
        </w:r>
      </w:ins>
      <w:ins w:id="1346" w:author="sun lanlan" w:date="2023-11-08T11:16:00Z">
        <w:r>
          <w:rPr>
            <w:rFonts w:ascii="CIDFont+F1" w:hAnsi="CIDFont+F1" w:hint="eastAsia"/>
            <w:color w:val="000000"/>
            <w:sz w:val="24"/>
            <w:szCs w:val="24"/>
          </w:rPr>
          <w:t>。</w:t>
        </w:r>
      </w:ins>
    </w:p>
    <w:p w14:paraId="1D6CD379" w14:textId="77777777" w:rsidR="00553D71" w:rsidRDefault="00553D71" w:rsidP="00553D71">
      <w:pPr>
        <w:pStyle w:val="a3"/>
        <w:rPr>
          <w:ins w:id="1347" w:author="sun lanlan" w:date="2023-11-08T11:16:00Z"/>
          <w:rFonts w:ascii="CIDFont+F1" w:hAnsi="CIDFont+F1" w:hint="eastAsia"/>
          <w:color w:val="000000"/>
          <w:sz w:val="24"/>
          <w:szCs w:val="24"/>
        </w:rPr>
      </w:pPr>
    </w:p>
    <w:p w14:paraId="2694A83A" w14:textId="0F4F6F25" w:rsidR="000B6B6B" w:rsidDel="002E6B5D" w:rsidRDefault="00553D71" w:rsidP="002E6B5D">
      <w:pPr>
        <w:pStyle w:val="a3"/>
        <w:rPr>
          <w:del w:id="1348" w:author="sun lanlan" w:date="2023-11-08T09:56:00Z"/>
          <w:rFonts w:ascii="CIDFont+F1" w:hAnsi="CIDFont+F1"/>
          <w:color w:val="000000"/>
          <w:sz w:val="24"/>
          <w:szCs w:val="24"/>
        </w:rPr>
      </w:pPr>
      <w:ins w:id="1349" w:author="sun lanlan" w:date="2023-11-08T11:15:00Z">
        <w:r w:rsidRPr="00553D71">
          <w:rPr>
            <w:rFonts w:ascii="CIDFont+F1" w:hAnsi="CIDFont+F1"/>
            <w:color w:val="000000"/>
            <w:sz w:val="24"/>
            <w:szCs w:val="24"/>
          </w:rPr>
          <w:t>在小车左右晃动明显时，可</w:t>
        </w:r>
        <w:r w:rsidRPr="00553D71">
          <w:rPr>
            <w:rFonts w:ascii="CIDFont+F1" w:hAnsi="CIDFont+F1" w:hint="eastAsia"/>
            <w:color w:val="000000"/>
            <w:sz w:val="24"/>
            <w:szCs w:val="24"/>
          </w:rPr>
          <w:t>以适当增大该参数；当小车出现转弯困难等现象时，可以适当减小该参数</w:t>
        </w:r>
      </w:ins>
      <w:del w:id="1350" w:author="sun lanlan" w:date="2023-11-08T09:56:00Z">
        <w:r w:rsidRPr="007A3508" w:rsidDel="00071403">
          <w:rPr>
            <w:rFonts w:ascii="CIDFont+F1" w:hAnsi="CIDFont+F1"/>
            <w:color w:val="000000"/>
            <w:sz w:val="24"/>
            <w:szCs w:val="24"/>
            <w:rPrChange w:id="1351" w:author="sun lanlan" w:date="2023-11-08T10:47:00Z">
              <w:rPr>
                <w:rFonts w:ascii="微软雅黑" w:eastAsia="微软雅黑" w:hAnsi="微软雅黑" w:cs="微软雅黑"/>
                <w:b/>
                <w:bCs/>
                <w:color w:val="4F4F4F"/>
                <w:sz w:val="24"/>
                <w:szCs w:val="24"/>
                <w:shd w:val="clear" w:color="auto" w:fill="FFFFFF"/>
              </w:rPr>
            </w:rPrChange>
          </w:rPr>
          <w:delText>2.LaserScanIntensityFilter</w:delText>
        </w:r>
      </w:del>
    </w:p>
    <w:p w14:paraId="7A1937C6" w14:textId="77777777" w:rsidR="002E6B5D" w:rsidRDefault="002E6B5D">
      <w:pPr>
        <w:pStyle w:val="a3"/>
        <w:rPr>
          <w:ins w:id="1352" w:author="sun lanlan" w:date="2023-11-08T11:26:00Z"/>
          <w:rFonts w:ascii="CIDFont+F1" w:hAnsi="CIDFont+F1"/>
          <w:color w:val="000000"/>
          <w:sz w:val="24"/>
          <w:szCs w:val="24"/>
        </w:rPr>
      </w:pPr>
    </w:p>
    <w:p w14:paraId="3033B38C" w14:textId="77777777" w:rsidR="002E6B5D" w:rsidRDefault="002E6B5D">
      <w:pPr>
        <w:pStyle w:val="a3"/>
        <w:rPr>
          <w:ins w:id="1353" w:author="sun lanlan" w:date="2023-11-08T11:26:00Z"/>
          <w:rFonts w:ascii="CIDFont+F1" w:hAnsi="CIDFont+F1"/>
          <w:color w:val="000000"/>
          <w:sz w:val="24"/>
          <w:szCs w:val="24"/>
        </w:rPr>
      </w:pPr>
    </w:p>
    <w:p w14:paraId="76536066" w14:textId="77777777" w:rsidR="002E6B5D" w:rsidRDefault="002E6B5D">
      <w:pPr>
        <w:pStyle w:val="a3"/>
        <w:rPr>
          <w:ins w:id="1354" w:author="sun lanlan" w:date="2023-11-08T11:26:00Z"/>
          <w:rFonts w:ascii="CIDFont+F1" w:hAnsi="CIDFont+F1"/>
          <w:color w:val="000000"/>
          <w:sz w:val="24"/>
          <w:szCs w:val="24"/>
        </w:rPr>
      </w:pPr>
    </w:p>
    <w:p w14:paraId="50438942" w14:textId="77777777" w:rsidR="002E6B5D" w:rsidRDefault="002E6B5D">
      <w:pPr>
        <w:pStyle w:val="a3"/>
        <w:rPr>
          <w:ins w:id="1355" w:author="sun lanlan" w:date="2023-11-08T11:26:00Z"/>
          <w:rFonts w:ascii="CIDFont+F1" w:hAnsi="CIDFont+F1"/>
          <w:color w:val="000000"/>
          <w:sz w:val="24"/>
          <w:szCs w:val="24"/>
        </w:rPr>
      </w:pPr>
    </w:p>
    <w:p w14:paraId="0D58F2E8" w14:textId="77777777" w:rsidR="002E6B5D" w:rsidRDefault="002E6B5D">
      <w:pPr>
        <w:pStyle w:val="a3"/>
        <w:rPr>
          <w:ins w:id="1356" w:author="sun lanlan" w:date="2023-11-08T11:26:00Z"/>
          <w:rFonts w:ascii="CIDFont+F1" w:hAnsi="CIDFont+F1"/>
          <w:color w:val="000000"/>
          <w:sz w:val="24"/>
          <w:szCs w:val="24"/>
        </w:rPr>
      </w:pPr>
    </w:p>
    <w:p w14:paraId="2F9B0803" w14:textId="77777777" w:rsidR="002E6B5D" w:rsidRDefault="002E6B5D">
      <w:pPr>
        <w:pStyle w:val="a3"/>
        <w:rPr>
          <w:ins w:id="1357" w:author="sun lanlan" w:date="2023-11-08T11:26:00Z"/>
          <w:rFonts w:ascii="CIDFont+F1" w:hAnsi="CIDFont+F1"/>
          <w:color w:val="000000"/>
          <w:sz w:val="24"/>
          <w:szCs w:val="24"/>
        </w:rPr>
      </w:pPr>
    </w:p>
    <w:p w14:paraId="367F0C7D" w14:textId="77777777" w:rsidR="002E6B5D" w:rsidRDefault="002E6B5D">
      <w:pPr>
        <w:pStyle w:val="a3"/>
        <w:rPr>
          <w:ins w:id="1358" w:author="sun lanlan" w:date="2023-11-08T11:26:00Z"/>
          <w:rFonts w:ascii="CIDFont+F1" w:hAnsi="CIDFont+F1"/>
          <w:color w:val="000000"/>
          <w:sz w:val="24"/>
          <w:szCs w:val="24"/>
        </w:rPr>
      </w:pPr>
    </w:p>
    <w:p w14:paraId="4291B683" w14:textId="77777777" w:rsidR="002E6B5D" w:rsidRDefault="002E6B5D">
      <w:pPr>
        <w:pStyle w:val="a3"/>
        <w:rPr>
          <w:ins w:id="1359" w:author="sun lanlan" w:date="2023-11-08T11:26:00Z"/>
          <w:rFonts w:ascii="CIDFont+F1" w:hAnsi="CIDFont+F1"/>
          <w:color w:val="000000"/>
          <w:sz w:val="24"/>
          <w:szCs w:val="24"/>
        </w:rPr>
      </w:pPr>
    </w:p>
    <w:p w14:paraId="3DB71FD2" w14:textId="77777777" w:rsidR="002E6B5D" w:rsidRDefault="002E6B5D">
      <w:pPr>
        <w:pStyle w:val="a3"/>
        <w:rPr>
          <w:ins w:id="1360" w:author="sun lanlan" w:date="2023-11-08T11:26:00Z"/>
          <w:rFonts w:ascii="CIDFont+F1" w:hAnsi="CIDFont+F1"/>
          <w:color w:val="000000"/>
          <w:sz w:val="24"/>
          <w:szCs w:val="24"/>
        </w:rPr>
      </w:pPr>
    </w:p>
    <w:p w14:paraId="53625409" w14:textId="77777777" w:rsidR="002E6B5D" w:rsidRDefault="002E6B5D">
      <w:pPr>
        <w:pStyle w:val="a3"/>
        <w:rPr>
          <w:ins w:id="1361" w:author="sun lanlan" w:date="2023-11-08T11:26:00Z"/>
          <w:rFonts w:ascii="CIDFont+F1" w:hAnsi="CIDFont+F1"/>
          <w:color w:val="000000"/>
          <w:sz w:val="24"/>
          <w:szCs w:val="24"/>
        </w:rPr>
      </w:pPr>
    </w:p>
    <w:p w14:paraId="5D7501AE" w14:textId="77777777" w:rsidR="002E6B5D" w:rsidRDefault="002E6B5D">
      <w:pPr>
        <w:pStyle w:val="a3"/>
        <w:rPr>
          <w:ins w:id="1362" w:author="sun lanlan" w:date="2023-11-08T11:26:00Z"/>
          <w:rFonts w:ascii="CIDFont+F1" w:hAnsi="CIDFont+F1"/>
          <w:color w:val="000000"/>
          <w:sz w:val="24"/>
          <w:szCs w:val="24"/>
        </w:rPr>
      </w:pPr>
    </w:p>
    <w:p w14:paraId="33D33ABE" w14:textId="77777777" w:rsidR="002E6B5D" w:rsidRDefault="002E6B5D">
      <w:pPr>
        <w:pStyle w:val="a3"/>
        <w:rPr>
          <w:ins w:id="1363" w:author="sun lanlan" w:date="2023-11-08T11:26:00Z"/>
          <w:rFonts w:ascii="CIDFont+F1" w:hAnsi="CIDFont+F1"/>
          <w:color w:val="000000"/>
          <w:sz w:val="24"/>
          <w:szCs w:val="24"/>
        </w:rPr>
      </w:pPr>
    </w:p>
    <w:p w14:paraId="5B60E157" w14:textId="77777777" w:rsidR="002E6B5D" w:rsidRDefault="002E6B5D">
      <w:pPr>
        <w:pStyle w:val="a3"/>
        <w:rPr>
          <w:ins w:id="1364" w:author="sun lanlan" w:date="2023-11-08T11:26:00Z"/>
          <w:rFonts w:ascii="CIDFont+F1" w:hAnsi="CIDFont+F1"/>
          <w:color w:val="000000"/>
          <w:sz w:val="24"/>
          <w:szCs w:val="24"/>
        </w:rPr>
      </w:pPr>
    </w:p>
    <w:p w14:paraId="37F7DC65" w14:textId="77777777" w:rsidR="002E6B5D" w:rsidRDefault="002E6B5D">
      <w:pPr>
        <w:pStyle w:val="a3"/>
        <w:rPr>
          <w:ins w:id="1365" w:author="sun lanlan" w:date="2023-11-08T11:26:00Z"/>
          <w:rFonts w:ascii="CIDFont+F1" w:hAnsi="CIDFont+F1"/>
          <w:color w:val="000000"/>
          <w:sz w:val="24"/>
          <w:szCs w:val="24"/>
        </w:rPr>
      </w:pPr>
    </w:p>
    <w:p w14:paraId="42D93D29" w14:textId="77777777" w:rsidR="002E6B5D" w:rsidRDefault="002E6B5D">
      <w:pPr>
        <w:pStyle w:val="a3"/>
        <w:rPr>
          <w:ins w:id="1366" w:author="sun lanlan" w:date="2023-11-08T11:26:00Z"/>
          <w:rFonts w:ascii="CIDFont+F1" w:hAnsi="CIDFont+F1"/>
          <w:color w:val="000000"/>
          <w:sz w:val="24"/>
          <w:szCs w:val="24"/>
        </w:rPr>
      </w:pPr>
    </w:p>
    <w:p w14:paraId="073C5C7D" w14:textId="77777777" w:rsidR="002E6B5D" w:rsidRDefault="002E6B5D">
      <w:pPr>
        <w:pStyle w:val="a3"/>
        <w:rPr>
          <w:ins w:id="1367" w:author="sun lanlan" w:date="2023-11-08T11:26:00Z"/>
          <w:rFonts w:ascii="CIDFont+F1" w:hAnsi="CIDFont+F1"/>
          <w:color w:val="000000"/>
          <w:sz w:val="24"/>
          <w:szCs w:val="24"/>
        </w:rPr>
      </w:pPr>
    </w:p>
    <w:p w14:paraId="39C1EFE8" w14:textId="77777777" w:rsidR="002E6B5D" w:rsidRDefault="002E6B5D">
      <w:pPr>
        <w:pStyle w:val="a3"/>
        <w:rPr>
          <w:ins w:id="1368" w:author="sun lanlan" w:date="2023-11-08T11:26:00Z"/>
          <w:rFonts w:ascii="CIDFont+F1" w:hAnsi="CIDFont+F1"/>
          <w:color w:val="000000"/>
          <w:sz w:val="24"/>
          <w:szCs w:val="24"/>
        </w:rPr>
      </w:pPr>
    </w:p>
    <w:p w14:paraId="0D3F8DB1" w14:textId="77777777" w:rsidR="002E6B5D" w:rsidRDefault="002E6B5D">
      <w:pPr>
        <w:pStyle w:val="a3"/>
        <w:rPr>
          <w:ins w:id="1369" w:author="sun lanlan" w:date="2023-11-08T11:26:00Z"/>
          <w:rFonts w:ascii="CIDFont+F1" w:hAnsi="CIDFont+F1"/>
          <w:color w:val="000000"/>
          <w:sz w:val="24"/>
          <w:szCs w:val="24"/>
        </w:rPr>
      </w:pPr>
    </w:p>
    <w:p w14:paraId="36DD844B" w14:textId="77777777" w:rsidR="002E6B5D" w:rsidRDefault="002E6B5D">
      <w:pPr>
        <w:pStyle w:val="a3"/>
        <w:rPr>
          <w:ins w:id="1370" w:author="sun lanlan" w:date="2023-11-08T11:26:00Z"/>
          <w:rFonts w:ascii="CIDFont+F1" w:hAnsi="CIDFont+F1"/>
          <w:color w:val="000000"/>
          <w:sz w:val="24"/>
          <w:szCs w:val="24"/>
        </w:rPr>
      </w:pPr>
    </w:p>
    <w:p w14:paraId="17C6BAC8" w14:textId="77777777" w:rsidR="002E6B5D" w:rsidRDefault="002E6B5D">
      <w:pPr>
        <w:pStyle w:val="a3"/>
        <w:rPr>
          <w:ins w:id="1371" w:author="sun lanlan" w:date="2023-11-08T11:26:00Z"/>
          <w:rFonts w:ascii="CIDFont+F1" w:hAnsi="CIDFont+F1"/>
          <w:color w:val="000000"/>
          <w:sz w:val="24"/>
          <w:szCs w:val="24"/>
        </w:rPr>
      </w:pPr>
    </w:p>
    <w:p w14:paraId="1A4F665E" w14:textId="77777777" w:rsidR="002E6B5D" w:rsidRDefault="002E6B5D">
      <w:pPr>
        <w:pStyle w:val="a3"/>
        <w:rPr>
          <w:ins w:id="1372" w:author="sun lanlan" w:date="2023-11-08T11:26:00Z"/>
          <w:rFonts w:ascii="CIDFont+F1" w:hAnsi="CIDFont+F1"/>
          <w:color w:val="000000"/>
          <w:sz w:val="24"/>
          <w:szCs w:val="24"/>
        </w:rPr>
      </w:pPr>
    </w:p>
    <w:p w14:paraId="38449B0C" w14:textId="77777777" w:rsidR="002E6B5D" w:rsidRDefault="002E6B5D">
      <w:pPr>
        <w:pStyle w:val="a3"/>
        <w:rPr>
          <w:ins w:id="1373" w:author="sun lanlan" w:date="2023-11-08T11:26:00Z"/>
          <w:rFonts w:ascii="CIDFont+F1" w:hAnsi="CIDFont+F1"/>
          <w:color w:val="000000"/>
          <w:sz w:val="24"/>
          <w:szCs w:val="24"/>
        </w:rPr>
      </w:pPr>
    </w:p>
    <w:p w14:paraId="3AD95081" w14:textId="77777777" w:rsidR="002E6B5D" w:rsidRDefault="002E6B5D">
      <w:pPr>
        <w:pStyle w:val="a3"/>
        <w:rPr>
          <w:ins w:id="1374" w:author="sun lanlan" w:date="2023-11-08T11:26:00Z"/>
          <w:rFonts w:ascii="CIDFont+F1" w:hAnsi="CIDFont+F1"/>
          <w:color w:val="000000"/>
          <w:sz w:val="24"/>
          <w:szCs w:val="24"/>
        </w:rPr>
      </w:pPr>
    </w:p>
    <w:p w14:paraId="5CF9657B" w14:textId="77777777" w:rsidR="002E6B5D" w:rsidRDefault="002E6B5D">
      <w:pPr>
        <w:pStyle w:val="a3"/>
        <w:rPr>
          <w:ins w:id="1375" w:author="sun lanlan" w:date="2023-11-08T11:26:00Z"/>
          <w:rFonts w:ascii="CIDFont+F1" w:hAnsi="CIDFont+F1"/>
          <w:color w:val="000000"/>
          <w:sz w:val="24"/>
          <w:szCs w:val="24"/>
        </w:rPr>
      </w:pPr>
    </w:p>
    <w:p w14:paraId="678C056B" w14:textId="77777777" w:rsidR="002E6B5D" w:rsidRDefault="002E6B5D">
      <w:pPr>
        <w:pStyle w:val="a3"/>
        <w:rPr>
          <w:ins w:id="1376" w:author="sun lanlan" w:date="2023-11-08T11:26:00Z"/>
          <w:rFonts w:ascii="CIDFont+F1" w:hAnsi="CIDFont+F1"/>
          <w:color w:val="000000"/>
          <w:sz w:val="24"/>
          <w:szCs w:val="24"/>
        </w:rPr>
      </w:pPr>
    </w:p>
    <w:p w14:paraId="55383AB4" w14:textId="77777777" w:rsidR="002E6B5D" w:rsidRDefault="002E6B5D">
      <w:pPr>
        <w:pStyle w:val="a3"/>
        <w:rPr>
          <w:ins w:id="1377" w:author="sun lanlan" w:date="2023-11-08T11:26:00Z"/>
          <w:rFonts w:ascii="CIDFont+F1" w:hAnsi="CIDFont+F1"/>
          <w:color w:val="000000"/>
          <w:sz w:val="24"/>
          <w:szCs w:val="24"/>
        </w:rPr>
      </w:pPr>
    </w:p>
    <w:p w14:paraId="63F997E7" w14:textId="77777777" w:rsidR="002E6B5D" w:rsidRDefault="002E6B5D">
      <w:pPr>
        <w:pStyle w:val="a3"/>
        <w:rPr>
          <w:ins w:id="1378" w:author="sun lanlan" w:date="2023-11-08T11:26:00Z"/>
          <w:rFonts w:ascii="CIDFont+F1" w:hAnsi="CIDFont+F1"/>
          <w:color w:val="000000"/>
          <w:sz w:val="24"/>
          <w:szCs w:val="24"/>
        </w:rPr>
      </w:pPr>
    </w:p>
    <w:p w14:paraId="5041690A" w14:textId="77777777" w:rsidR="002E6B5D" w:rsidRDefault="002E6B5D">
      <w:pPr>
        <w:pStyle w:val="a3"/>
        <w:rPr>
          <w:ins w:id="1379" w:author="sun lanlan" w:date="2023-11-08T11:26:00Z"/>
          <w:rFonts w:ascii="CIDFont+F1" w:hAnsi="CIDFont+F1"/>
          <w:color w:val="000000"/>
          <w:sz w:val="24"/>
          <w:szCs w:val="24"/>
        </w:rPr>
      </w:pPr>
    </w:p>
    <w:p w14:paraId="2E2B66A0" w14:textId="77777777" w:rsidR="002E6B5D" w:rsidRDefault="002E6B5D">
      <w:pPr>
        <w:pStyle w:val="a3"/>
        <w:rPr>
          <w:ins w:id="1380" w:author="sun lanlan" w:date="2023-11-08T11:26:00Z"/>
          <w:rFonts w:ascii="CIDFont+F1" w:hAnsi="CIDFont+F1"/>
          <w:color w:val="000000"/>
          <w:sz w:val="24"/>
          <w:szCs w:val="24"/>
        </w:rPr>
      </w:pPr>
    </w:p>
    <w:p w14:paraId="71557304" w14:textId="77777777" w:rsidR="002E6B5D" w:rsidRDefault="002E6B5D" w:rsidP="002E6B5D">
      <w:pPr>
        <w:pStyle w:val="a3"/>
        <w:ind w:firstLineChars="900" w:firstLine="2160"/>
        <w:rPr>
          <w:ins w:id="1381" w:author="sun lanlan" w:date="2023-11-08T11:28:00Z"/>
          <w:rFonts w:ascii="CIDFont+F1" w:hAnsi="CIDFont+F1"/>
          <w:color w:val="000000"/>
          <w:sz w:val="24"/>
          <w:szCs w:val="24"/>
        </w:rPr>
      </w:pPr>
    </w:p>
    <w:p w14:paraId="2AB69239" w14:textId="4190F6B6" w:rsidR="002E6B5D" w:rsidRPr="002E6B5D" w:rsidRDefault="002E6B5D" w:rsidP="002E6B5D">
      <w:pPr>
        <w:pStyle w:val="a3"/>
        <w:ind w:firstLineChars="600" w:firstLine="1680"/>
        <w:rPr>
          <w:ins w:id="1382" w:author="sun lanlan" w:date="2023-11-08T11:26:00Z"/>
          <w:rFonts w:ascii="CIDFont+F3" w:eastAsiaTheme="minorEastAsia" w:hAnsi="CIDFont+F3" w:cstheme="minorBidi"/>
          <w:b/>
          <w:bCs/>
          <w:color w:val="000000"/>
          <w:sz w:val="28"/>
          <w:szCs w:val="28"/>
          <w:rPrChange w:id="1383" w:author="sun lanlan" w:date="2023-11-08T11:26:00Z">
            <w:rPr>
              <w:ins w:id="1384" w:author="sun lanlan" w:date="2023-11-08T11:26:00Z"/>
              <w:rFonts w:ascii="CIDFont+F1" w:hAnsi="CIDFont+F1"/>
              <w:color w:val="000000"/>
              <w:sz w:val="24"/>
              <w:szCs w:val="24"/>
            </w:rPr>
          </w:rPrChange>
        </w:rPr>
        <w:pPrChange w:id="1385" w:author="sun lanlan" w:date="2023-11-08T11:28:00Z">
          <w:pPr>
            <w:pStyle w:val="a3"/>
          </w:pPr>
        </w:pPrChange>
      </w:pPr>
      <w:ins w:id="1386" w:author="sun lanlan" w:date="2023-11-08T11:26:00Z">
        <w:r w:rsidRPr="002E6B5D">
          <w:rPr>
            <w:rFonts w:ascii="CIDFont+F3" w:eastAsiaTheme="minorEastAsia" w:hAnsi="CIDFont+F3" w:cstheme="minorBidi" w:hint="eastAsia"/>
            <w:b/>
            <w:bCs/>
            <w:color w:val="000000"/>
            <w:sz w:val="28"/>
            <w:szCs w:val="28"/>
            <w:rPrChange w:id="1387" w:author="sun lanlan" w:date="2023-11-08T11:26:00Z">
              <w:rPr>
                <w:rFonts w:ascii="CIDFont+F1" w:hAnsi="CIDFont+F1" w:hint="eastAsia"/>
                <w:color w:val="000000"/>
                <w:sz w:val="24"/>
                <w:szCs w:val="24"/>
              </w:rPr>
            </w:rPrChange>
          </w:rPr>
          <w:lastRenderedPageBreak/>
          <w:t>实验九</w:t>
        </w:r>
        <w:r w:rsidRPr="002E6B5D">
          <w:rPr>
            <w:rFonts w:ascii="CIDFont+F3" w:eastAsiaTheme="minorEastAsia" w:hAnsi="CIDFont+F3" w:cstheme="minorBidi"/>
            <w:b/>
            <w:bCs/>
            <w:color w:val="000000"/>
            <w:sz w:val="28"/>
            <w:szCs w:val="28"/>
            <w:rPrChange w:id="1388" w:author="sun lanlan" w:date="2023-11-08T11:26:00Z">
              <w:rPr>
                <w:rFonts w:ascii="CIDFont+F1" w:hAnsi="CIDFont+F1"/>
                <w:color w:val="000000"/>
                <w:sz w:val="24"/>
                <w:szCs w:val="24"/>
              </w:rPr>
            </w:rPrChange>
          </w:rPr>
          <w:t xml:space="preserve"> </w:t>
        </w:r>
        <w:r w:rsidRPr="002E6B5D">
          <w:rPr>
            <w:rFonts w:ascii="CIDFont+F3" w:eastAsiaTheme="minorEastAsia" w:hAnsi="CIDFont+F3" w:cstheme="minorBidi"/>
            <w:b/>
            <w:bCs/>
            <w:color w:val="000000"/>
            <w:sz w:val="28"/>
            <w:szCs w:val="28"/>
            <w:rPrChange w:id="1389" w:author="sun lanlan" w:date="2023-11-08T11:26:00Z">
              <w:rPr>
                <w:rFonts w:ascii="CIDFont+F1" w:hAnsi="CIDFont+F1"/>
                <w:color w:val="000000"/>
                <w:sz w:val="24"/>
                <w:szCs w:val="24"/>
              </w:rPr>
            </w:rPrChange>
          </w:rPr>
          <w:t>激光雷达寻路实验（</w:t>
        </w:r>
        <w:r w:rsidRPr="002E6B5D">
          <w:rPr>
            <w:rFonts w:ascii="CIDFont+F3" w:eastAsiaTheme="minorEastAsia" w:hAnsi="CIDFont+F3" w:cstheme="minorBidi"/>
            <w:b/>
            <w:bCs/>
            <w:color w:val="000000"/>
            <w:sz w:val="28"/>
            <w:szCs w:val="28"/>
            <w:rPrChange w:id="1390" w:author="sun lanlan" w:date="2023-11-08T11:26:00Z">
              <w:rPr>
                <w:rFonts w:ascii="CIDFont+F1" w:hAnsi="CIDFont+F1"/>
                <w:color w:val="000000"/>
                <w:sz w:val="24"/>
                <w:szCs w:val="24"/>
              </w:rPr>
            </w:rPrChange>
          </w:rPr>
          <w:t>C++</w:t>
        </w:r>
        <w:r w:rsidRPr="002E6B5D">
          <w:rPr>
            <w:rFonts w:ascii="CIDFont+F3" w:eastAsiaTheme="minorEastAsia" w:hAnsi="CIDFont+F3" w:cstheme="minorBidi"/>
            <w:b/>
            <w:bCs/>
            <w:color w:val="000000"/>
            <w:sz w:val="28"/>
            <w:szCs w:val="28"/>
            <w:rPrChange w:id="1391" w:author="sun lanlan" w:date="2023-11-08T11:26:00Z">
              <w:rPr>
                <w:rFonts w:ascii="CIDFont+F1" w:hAnsi="CIDFont+F1"/>
                <w:color w:val="000000"/>
                <w:sz w:val="24"/>
                <w:szCs w:val="24"/>
              </w:rPr>
            </w:rPrChange>
          </w:rPr>
          <w:t>实现）</w:t>
        </w:r>
      </w:ins>
    </w:p>
    <w:p w14:paraId="6353B35A" w14:textId="56A2B564" w:rsidR="002E6B5D" w:rsidRPr="00D66452" w:rsidRDefault="002E6B5D" w:rsidP="002E6B5D">
      <w:pPr>
        <w:spacing w:before="219"/>
        <w:jc w:val="left"/>
        <w:outlineLvl w:val="3"/>
        <w:rPr>
          <w:ins w:id="1392" w:author="sun lanlan" w:date="2023-11-08T11:26:00Z"/>
          <w:rFonts w:hint="eastAsia"/>
          <w:b/>
          <w:sz w:val="32"/>
        </w:rPr>
      </w:pPr>
      <w:ins w:id="1393" w:author="sun lanlan" w:date="2023-11-08T11:26:00Z">
        <w:r w:rsidRPr="00D66452">
          <w:rPr>
            <w:rFonts w:hint="eastAsia"/>
            <w:b/>
            <w:sz w:val="32"/>
          </w:rPr>
          <w:t>实验目的：</w:t>
        </w:r>
      </w:ins>
    </w:p>
    <w:p w14:paraId="7F6B67A8" w14:textId="064B6F1E" w:rsidR="002E6B5D" w:rsidRDefault="002E6B5D" w:rsidP="002E6B5D">
      <w:pPr>
        <w:pStyle w:val="a3"/>
        <w:ind w:firstLineChars="400" w:firstLine="960"/>
        <w:rPr>
          <w:ins w:id="1394" w:author="sun lanlan" w:date="2023-11-08T11:26:00Z"/>
          <w:rFonts w:ascii="CIDFont+F1" w:hAnsi="CIDFont+F1"/>
          <w:color w:val="000000"/>
          <w:sz w:val="24"/>
          <w:szCs w:val="24"/>
        </w:rPr>
        <w:pPrChange w:id="1395" w:author="sun lanlan" w:date="2023-11-08T11:27:00Z">
          <w:pPr>
            <w:pStyle w:val="a3"/>
          </w:pPr>
        </w:pPrChange>
      </w:pPr>
      <w:ins w:id="1396" w:author="sun lanlan" w:date="2023-11-08T11:27:00Z">
        <w:r w:rsidRPr="002E6B5D">
          <w:rPr>
            <w:rFonts w:ascii="CIDFont+F1" w:hAnsi="CIDFont+F1" w:hint="eastAsia"/>
            <w:color w:val="000000"/>
            <w:sz w:val="24"/>
            <w:szCs w:val="24"/>
          </w:rPr>
          <w:t>掌握采用激光雷达识别</w:t>
        </w:r>
        <w:proofErr w:type="gramStart"/>
        <w:r w:rsidRPr="002E6B5D">
          <w:rPr>
            <w:rFonts w:ascii="CIDFont+F1" w:hAnsi="CIDFont+F1" w:hint="eastAsia"/>
            <w:color w:val="000000"/>
            <w:sz w:val="24"/>
            <w:szCs w:val="24"/>
          </w:rPr>
          <w:t>锥桶并</w:t>
        </w:r>
        <w:proofErr w:type="gramEnd"/>
        <w:r w:rsidRPr="002E6B5D">
          <w:rPr>
            <w:rFonts w:ascii="CIDFont+F1" w:hAnsi="CIDFont+F1" w:hint="eastAsia"/>
            <w:color w:val="000000"/>
            <w:sz w:val="24"/>
            <w:szCs w:val="24"/>
          </w:rPr>
          <w:t>寻路的方法。</w:t>
        </w:r>
      </w:ins>
    </w:p>
    <w:p w14:paraId="5FDF244D" w14:textId="77777777" w:rsidR="002E6B5D" w:rsidRPr="002E6B5D" w:rsidRDefault="002E6B5D" w:rsidP="002E6B5D">
      <w:pPr>
        <w:pStyle w:val="a3"/>
        <w:rPr>
          <w:ins w:id="1397" w:author="sun lanlan" w:date="2023-11-08T11:27:00Z"/>
          <w:rFonts w:asciiTheme="minorHAnsi" w:eastAsiaTheme="minorEastAsia" w:hAnsiTheme="minorHAnsi" w:cstheme="minorBidi"/>
          <w:b/>
          <w:sz w:val="32"/>
          <w:szCs w:val="22"/>
          <w:rPrChange w:id="1398" w:author="sun lanlan" w:date="2023-11-08T11:27:00Z">
            <w:rPr>
              <w:ins w:id="1399" w:author="sun lanlan" w:date="2023-11-08T11:27:00Z"/>
              <w:rFonts w:ascii="CIDFont+F1" w:hAnsi="CIDFont+F1"/>
              <w:color w:val="000000"/>
              <w:sz w:val="24"/>
              <w:szCs w:val="24"/>
            </w:rPr>
          </w:rPrChange>
        </w:rPr>
      </w:pPr>
      <w:ins w:id="1400" w:author="sun lanlan" w:date="2023-11-08T11:27:00Z">
        <w:r w:rsidRPr="002E6B5D">
          <w:rPr>
            <w:rFonts w:asciiTheme="minorHAnsi" w:eastAsiaTheme="minorEastAsia" w:hAnsiTheme="minorHAnsi" w:cstheme="minorBidi" w:hint="eastAsia"/>
            <w:b/>
            <w:sz w:val="32"/>
            <w:szCs w:val="22"/>
            <w:rPrChange w:id="1401" w:author="sun lanlan" w:date="2023-11-08T11:27:00Z">
              <w:rPr>
                <w:rFonts w:ascii="CIDFont+F1" w:hAnsi="CIDFont+F1" w:hint="eastAsia"/>
                <w:color w:val="000000"/>
                <w:sz w:val="24"/>
                <w:szCs w:val="24"/>
              </w:rPr>
            </w:rPrChange>
          </w:rPr>
          <w:t>实验内容：</w:t>
        </w:r>
      </w:ins>
    </w:p>
    <w:p w14:paraId="0E807498" w14:textId="77777777" w:rsidR="002E6B5D" w:rsidRPr="002E6B5D" w:rsidRDefault="002E6B5D" w:rsidP="002E6B5D">
      <w:pPr>
        <w:pStyle w:val="a3"/>
        <w:rPr>
          <w:ins w:id="1402" w:author="sun lanlan" w:date="2023-11-08T11:27:00Z"/>
          <w:rFonts w:ascii="CIDFont+F1" w:hAnsi="CIDFont+F1"/>
          <w:color w:val="000000"/>
          <w:sz w:val="24"/>
          <w:szCs w:val="24"/>
        </w:rPr>
      </w:pPr>
      <w:ins w:id="1403" w:author="sun lanlan" w:date="2023-11-08T11:27:00Z">
        <w:r w:rsidRPr="002E6B5D">
          <w:rPr>
            <w:rFonts w:ascii="CIDFont+F1" w:hAnsi="CIDFont+F1"/>
            <w:color w:val="000000"/>
            <w:sz w:val="24"/>
            <w:szCs w:val="24"/>
          </w:rPr>
          <w:t>1</w:t>
        </w:r>
        <w:r w:rsidRPr="002E6B5D">
          <w:rPr>
            <w:rFonts w:ascii="CIDFont+F1" w:hAnsi="CIDFont+F1"/>
            <w:color w:val="000000"/>
            <w:sz w:val="24"/>
            <w:szCs w:val="24"/>
          </w:rPr>
          <w:t>、获取激光雷达的测量数据并处理；</w:t>
        </w:r>
      </w:ins>
    </w:p>
    <w:p w14:paraId="02C45482" w14:textId="71059DCB" w:rsidR="002E6B5D" w:rsidRDefault="002E6B5D" w:rsidP="002E6B5D">
      <w:pPr>
        <w:pStyle w:val="a3"/>
        <w:rPr>
          <w:ins w:id="1404" w:author="sun lanlan" w:date="2023-11-08T11:26:00Z"/>
          <w:rFonts w:ascii="CIDFont+F1" w:hAnsi="CIDFont+F1"/>
          <w:color w:val="000000"/>
          <w:sz w:val="24"/>
          <w:szCs w:val="24"/>
        </w:rPr>
      </w:pPr>
      <w:ins w:id="1405" w:author="sun lanlan" w:date="2023-11-08T11:27:00Z">
        <w:r w:rsidRPr="002E6B5D">
          <w:rPr>
            <w:rFonts w:ascii="CIDFont+F1" w:hAnsi="CIDFont+F1"/>
            <w:color w:val="000000"/>
            <w:sz w:val="24"/>
            <w:szCs w:val="24"/>
          </w:rPr>
          <w:t>2</w:t>
        </w:r>
        <w:r w:rsidRPr="002E6B5D">
          <w:rPr>
            <w:rFonts w:ascii="CIDFont+F1" w:hAnsi="CIDFont+F1"/>
            <w:color w:val="000000"/>
            <w:sz w:val="24"/>
            <w:szCs w:val="24"/>
          </w:rPr>
          <w:t>、使用获取到的数据进行寻路操作。</w:t>
        </w:r>
      </w:ins>
    </w:p>
    <w:p w14:paraId="1C31FA1E" w14:textId="77777777" w:rsidR="002E6B5D" w:rsidRPr="002E6B5D" w:rsidRDefault="002E6B5D" w:rsidP="002E6B5D">
      <w:pPr>
        <w:pStyle w:val="a3"/>
        <w:rPr>
          <w:ins w:id="1406" w:author="sun lanlan" w:date="2023-11-08T11:27:00Z"/>
          <w:rFonts w:asciiTheme="minorHAnsi" w:eastAsiaTheme="minorEastAsia" w:hAnsiTheme="minorHAnsi" w:cstheme="minorBidi"/>
          <w:b/>
          <w:sz w:val="32"/>
          <w:szCs w:val="22"/>
          <w:rPrChange w:id="1407" w:author="sun lanlan" w:date="2023-11-08T11:27:00Z">
            <w:rPr>
              <w:ins w:id="1408" w:author="sun lanlan" w:date="2023-11-08T11:27:00Z"/>
              <w:rFonts w:ascii="CIDFont+F1" w:hAnsi="CIDFont+F1"/>
              <w:color w:val="000000"/>
              <w:sz w:val="24"/>
              <w:szCs w:val="24"/>
            </w:rPr>
          </w:rPrChange>
        </w:rPr>
      </w:pPr>
      <w:ins w:id="1409" w:author="sun lanlan" w:date="2023-11-08T11:27:00Z">
        <w:r w:rsidRPr="002E6B5D">
          <w:rPr>
            <w:rFonts w:asciiTheme="minorHAnsi" w:eastAsiaTheme="minorEastAsia" w:hAnsiTheme="minorHAnsi" w:cstheme="minorBidi" w:hint="eastAsia"/>
            <w:b/>
            <w:sz w:val="32"/>
            <w:szCs w:val="22"/>
            <w:rPrChange w:id="1410" w:author="sun lanlan" w:date="2023-11-08T11:27:00Z">
              <w:rPr>
                <w:rFonts w:ascii="CIDFont+F1" w:hAnsi="CIDFont+F1" w:hint="eastAsia"/>
                <w:color w:val="000000"/>
                <w:sz w:val="24"/>
                <w:szCs w:val="24"/>
              </w:rPr>
            </w:rPrChange>
          </w:rPr>
          <w:t>实验仪器：</w:t>
        </w:r>
      </w:ins>
    </w:p>
    <w:p w14:paraId="44550BDE" w14:textId="77777777" w:rsidR="002E6B5D" w:rsidRPr="002E6B5D" w:rsidRDefault="002E6B5D" w:rsidP="002E6B5D">
      <w:pPr>
        <w:pStyle w:val="a3"/>
        <w:rPr>
          <w:ins w:id="1411" w:author="sun lanlan" w:date="2023-11-08T11:27:00Z"/>
          <w:rFonts w:ascii="CIDFont+F1" w:hAnsi="CIDFont+F1"/>
          <w:color w:val="000000"/>
          <w:sz w:val="24"/>
          <w:szCs w:val="24"/>
        </w:rPr>
      </w:pPr>
      <w:ins w:id="1412" w:author="sun lanlan" w:date="2023-11-08T11:27:00Z">
        <w:r w:rsidRPr="002E6B5D">
          <w:rPr>
            <w:rFonts w:ascii="CIDFont+F1" w:hAnsi="CIDFont+F1"/>
            <w:color w:val="000000"/>
            <w:sz w:val="24"/>
            <w:szCs w:val="24"/>
          </w:rPr>
          <w:t xml:space="preserve">ROS </w:t>
        </w:r>
        <w:r w:rsidRPr="002E6B5D">
          <w:rPr>
            <w:rFonts w:ascii="CIDFont+F1" w:hAnsi="CIDFont+F1"/>
            <w:color w:val="000000"/>
            <w:sz w:val="24"/>
            <w:szCs w:val="24"/>
          </w:rPr>
          <w:t>智能车、激光雷达。</w:t>
        </w:r>
      </w:ins>
    </w:p>
    <w:p w14:paraId="0DB51B9E" w14:textId="77777777" w:rsidR="002E6B5D" w:rsidRPr="002E6B5D" w:rsidRDefault="002E6B5D" w:rsidP="002E6B5D">
      <w:pPr>
        <w:pStyle w:val="a3"/>
        <w:rPr>
          <w:ins w:id="1413" w:author="sun lanlan" w:date="2023-11-08T11:27:00Z"/>
          <w:rFonts w:asciiTheme="minorHAnsi" w:eastAsiaTheme="minorEastAsia" w:hAnsiTheme="minorHAnsi" w:cstheme="minorBidi"/>
          <w:b/>
          <w:sz w:val="32"/>
          <w:szCs w:val="22"/>
          <w:rPrChange w:id="1414" w:author="sun lanlan" w:date="2023-11-08T11:27:00Z">
            <w:rPr>
              <w:ins w:id="1415" w:author="sun lanlan" w:date="2023-11-08T11:27:00Z"/>
              <w:rFonts w:ascii="CIDFont+F1" w:hAnsi="CIDFont+F1"/>
              <w:color w:val="000000"/>
              <w:sz w:val="24"/>
              <w:szCs w:val="24"/>
            </w:rPr>
          </w:rPrChange>
        </w:rPr>
      </w:pPr>
      <w:ins w:id="1416" w:author="sun lanlan" w:date="2023-11-08T11:27:00Z">
        <w:r w:rsidRPr="002E6B5D">
          <w:rPr>
            <w:rFonts w:asciiTheme="minorHAnsi" w:eastAsiaTheme="minorEastAsia" w:hAnsiTheme="minorHAnsi" w:cstheme="minorBidi" w:hint="eastAsia"/>
            <w:b/>
            <w:sz w:val="32"/>
            <w:szCs w:val="22"/>
            <w:rPrChange w:id="1417" w:author="sun lanlan" w:date="2023-11-08T11:27:00Z">
              <w:rPr>
                <w:rFonts w:ascii="CIDFont+F1" w:hAnsi="CIDFont+F1" w:hint="eastAsia"/>
                <w:color w:val="000000"/>
                <w:sz w:val="24"/>
                <w:szCs w:val="24"/>
              </w:rPr>
            </w:rPrChange>
          </w:rPr>
          <w:t>实验原理：</w:t>
        </w:r>
      </w:ins>
    </w:p>
    <w:p w14:paraId="77F13950" w14:textId="77777777" w:rsidR="002E6B5D" w:rsidRPr="002E6B5D" w:rsidRDefault="002E6B5D" w:rsidP="002E6B5D">
      <w:pPr>
        <w:pStyle w:val="a3"/>
        <w:rPr>
          <w:ins w:id="1418" w:author="sun lanlan" w:date="2023-11-08T11:27:00Z"/>
          <w:rFonts w:ascii="CIDFont+F1" w:hAnsi="CIDFont+F1"/>
          <w:color w:val="000000"/>
          <w:sz w:val="24"/>
          <w:szCs w:val="24"/>
        </w:rPr>
      </w:pPr>
      <w:ins w:id="1419" w:author="sun lanlan" w:date="2023-11-08T11:27:00Z">
        <w:r w:rsidRPr="002E6B5D">
          <w:rPr>
            <w:rFonts w:ascii="CIDFont+F1" w:hAnsi="CIDFont+F1" w:hint="eastAsia"/>
            <w:color w:val="000000"/>
            <w:sz w:val="24"/>
            <w:szCs w:val="24"/>
          </w:rPr>
          <w:t>利用激光雷达的测量数据识别锥桶，</w:t>
        </w:r>
        <w:proofErr w:type="gramStart"/>
        <w:r w:rsidRPr="002E6B5D">
          <w:rPr>
            <w:rFonts w:ascii="CIDFont+F1" w:hAnsi="CIDFont+F1" w:hint="eastAsia"/>
            <w:color w:val="000000"/>
            <w:sz w:val="24"/>
            <w:szCs w:val="24"/>
          </w:rPr>
          <w:t>判断锥桶所处</w:t>
        </w:r>
        <w:proofErr w:type="gramEnd"/>
        <w:r w:rsidRPr="002E6B5D">
          <w:rPr>
            <w:rFonts w:ascii="CIDFont+F1" w:hAnsi="CIDFont+F1" w:hint="eastAsia"/>
            <w:color w:val="000000"/>
            <w:sz w:val="24"/>
            <w:szCs w:val="24"/>
          </w:rPr>
          <w:t>的位置，并</w:t>
        </w:r>
        <w:proofErr w:type="gramStart"/>
        <w:r w:rsidRPr="002E6B5D">
          <w:rPr>
            <w:rFonts w:ascii="CIDFont+F1" w:hAnsi="CIDFont+F1" w:hint="eastAsia"/>
            <w:color w:val="000000"/>
            <w:sz w:val="24"/>
            <w:szCs w:val="24"/>
          </w:rPr>
          <w:t>通过锥桶位置</w:t>
        </w:r>
        <w:proofErr w:type="gramEnd"/>
      </w:ins>
    </w:p>
    <w:p w14:paraId="4F0F7FD1" w14:textId="7C30A5C0" w:rsidR="002E6B5D" w:rsidRDefault="002E6B5D" w:rsidP="002E6B5D">
      <w:pPr>
        <w:pStyle w:val="a3"/>
        <w:rPr>
          <w:ins w:id="1420" w:author="sun lanlan" w:date="2023-11-08T11:26:00Z"/>
          <w:rFonts w:ascii="CIDFont+F1" w:hAnsi="CIDFont+F1"/>
          <w:color w:val="000000"/>
          <w:sz w:val="24"/>
          <w:szCs w:val="24"/>
        </w:rPr>
      </w:pPr>
      <w:ins w:id="1421" w:author="sun lanlan" w:date="2023-11-08T11:27:00Z">
        <w:r w:rsidRPr="002E6B5D">
          <w:rPr>
            <w:rFonts w:ascii="CIDFont+F1" w:hAnsi="CIDFont+F1" w:hint="eastAsia"/>
            <w:color w:val="000000"/>
            <w:sz w:val="24"/>
            <w:szCs w:val="24"/>
          </w:rPr>
          <w:t>进行寻路。</w:t>
        </w:r>
      </w:ins>
    </w:p>
    <w:p w14:paraId="55B9F940" w14:textId="77777777" w:rsidR="002E6B5D" w:rsidRPr="002E6B5D" w:rsidRDefault="002E6B5D" w:rsidP="002E6B5D">
      <w:pPr>
        <w:pStyle w:val="a3"/>
        <w:rPr>
          <w:ins w:id="1422" w:author="sun lanlan" w:date="2023-11-08T11:27:00Z"/>
          <w:rFonts w:asciiTheme="minorHAnsi" w:eastAsiaTheme="minorEastAsia" w:hAnsiTheme="minorHAnsi" w:cstheme="minorBidi"/>
          <w:b/>
          <w:sz w:val="32"/>
          <w:szCs w:val="22"/>
          <w:rPrChange w:id="1423" w:author="sun lanlan" w:date="2023-11-08T11:28:00Z">
            <w:rPr>
              <w:ins w:id="1424" w:author="sun lanlan" w:date="2023-11-08T11:27:00Z"/>
              <w:rFonts w:ascii="CIDFont+F1" w:hAnsi="CIDFont+F1"/>
              <w:color w:val="000000"/>
              <w:sz w:val="24"/>
              <w:szCs w:val="24"/>
            </w:rPr>
          </w:rPrChange>
        </w:rPr>
      </w:pPr>
      <w:ins w:id="1425" w:author="sun lanlan" w:date="2023-11-08T11:27:00Z">
        <w:r w:rsidRPr="002E6B5D">
          <w:rPr>
            <w:rFonts w:asciiTheme="minorHAnsi" w:eastAsiaTheme="minorEastAsia" w:hAnsiTheme="minorHAnsi" w:cstheme="minorBidi" w:hint="eastAsia"/>
            <w:b/>
            <w:sz w:val="32"/>
            <w:szCs w:val="22"/>
            <w:rPrChange w:id="1426" w:author="sun lanlan" w:date="2023-11-08T11:28:00Z">
              <w:rPr>
                <w:rFonts w:ascii="CIDFont+F1" w:hAnsi="CIDFont+F1" w:hint="eastAsia"/>
                <w:color w:val="000000"/>
                <w:sz w:val="24"/>
                <w:szCs w:val="24"/>
              </w:rPr>
            </w:rPrChange>
          </w:rPr>
          <w:t>实验步骤：</w:t>
        </w:r>
      </w:ins>
    </w:p>
    <w:p w14:paraId="5A9BF3BA" w14:textId="77777777" w:rsidR="002E6B5D" w:rsidRPr="002E6B5D" w:rsidRDefault="002E6B5D" w:rsidP="002E6B5D">
      <w:pPr>
        <w:pStyle w:val="a3"/>
        <w:rPr>
          <w:ins w:id="1427" w:author="sun lanlan" w:date="2023-11-08T11:27:00Z"/>
          <w:rFonts w:ascii="CIDFont+F1" w:hAnsi="CIDFont+F1"/>
          <w:b/>
          <w:bCs/>
          <w:color w:val="000000"/>
          <w:sz w:val="24"/>
          <w:szCs w:val="24"/>
          <w:rPrChange w:id="1428" w:author="sun lanlan" w:date="2023-11-08T11:28:00Z">
            <w:rPr>
              <w:ins w:id="1429" w:author="sun lanlan" w:date="2023-11-08T11:27:00Z"/>
              <w:rFonts w:ascii="CIDFont+F1" w:hAnsi="CIDFont+F1"/>
              <w:color w:val="000000"/>
              <w:sz w:val="24"/>
              <w:szCs w:val="24"/>
            </w:rPr>
          </w:rPrChange>
        </w:rPr>
      </w:pPr>
      <w:ins w:id="1430" w:author="sun lanlan" w:date="2023-11-08T11:27:00Z">
        <w:r w:rsidRPr="002E6B5D">
          <w:rPr>
            <w:rFonts w:ascii="CIDFont+F1" w:hAnsi="CIDFont+F1"/>
            <w:b/>
            <w:bCs/>
            <w:color w:val="000000"/>
            <w:sz w:val="24"/>
            <w:szCs w:val="24"/>
            <w:rPrChange w:id="1431" w:author="sun lanlan" w:date="2023-11-08T11:28:00Z">
              <w:rPr>
                <w:rFonts w:ascii="CIDFont+F1" w:hAnsi="CIDFont+F1"/>
                <w:color w:val="000000"/>
                <w:sz w:val="24"/>
                <w:szCs w:val="24"/>
              </w:rPr>
            </w:rPrChange>
          </w:rPr>
          <w:t xml:space="preserve">1. </w:t>
        </w:r>
        <w:r w:rsidRPr="002E6B5D">
          <w:rPr>
            <w:rFonts w:ascii="CIDFont+F1" w:hAnsi="CIDFont+F1"/>
            <w:b/>
            <w:bCs/>
            <w:color w:val="000000"/>
            <w:sz w:val="24"/>
            <w:szCs w:val="24"/>
            <w:rPrChange w:id="1432" w:author="sun lanlan" w:date="2023-11-08T11:28:00Z">
              <w:rPr>
                <w:rFonts w:ascii="CIDFont+F1" w:hAnsi="CIDFont+F1"/>
                <w:color w:val="000000"/>
                <w:sz w:val="24"/>
                <w:szCs w:val="24"/>
              </w:rPr>
            </w:rPrChange>
          </w:rPr>
          <w:t>了解激光雷达测量数据</w:t>
        </w:r>
      </w:ins>
    </w:p>
    <w:p w14:paraId="2BE1FA7E" w14:textId="77777777" w:rsidR="002E6B5D" w:rsidRPr="002E6B5D" w:rsidRDefault="002E6B5D" w:rsidP="002E6B5D">
      <w:pPr>
        <w:pStyle w:val="a3"/>
        <w:ind w:firstLineChars="200" w:firstLine="480"/>
        <w:rPr>
          <w:ins w:id="1433" w:author="sun lanlan" w:date="2023-11-08T11:27:00Z"/>
          <w:rFonts w:ascii="CIDFont+F1" w:hAnsi="CIDFont+F1"/>
          <w:color w:val="000000"/>
          <w:sz w:val="24"/>
          <w:szCs w:val="24"/>
        </w:rPr>
        <w:pPrChange w:id="1434" w:author="sun lanlan" w:date="2023-11-08T11:28:00Z">
          <w:pPr>
            <w:pStyle w:val="a3"/>
          </w:pPr>
        </w:pPrChange>
      </w:pPr>
      <w:ins w:id="1435" w:author="sun lanlan" w:date="2023-11-08T11:27:00Z">
        <w:r w:rsidRPr="002E6B5D">
          <w:rPr>
            <w:rFonts w:ascii="CIDFont+F1" w:hAnsi="CIDFont+F1" w:hint="eastAsia"/>
            <w:color w:val="000000"/>
            <w:sz w:val="24"/>
            <w:szCs w:val="24"/>
          </w:rPr>
          <w:t>激光雷达传入的测量数据消息类型为</w:t>
        </w:r>
        <w:r w:rsidRPr="002E6B5D">
          <w:rPr>
            <w:rFonts w:ascii="CIDFont+F1" w:hAnsi="CIDFont+F1"/>
            <w:color w:val="000000"/>
            <w:sz w:val="24"/>
            <w:szCs w:val="24"/>
          </w:rPr>
          <w:t xml:space="preserve"> </w:t>
        </w:r>
        <w:proofErr w:type="spellStart"/>
        <w:r w:rsidRPr="002E6B5D">
          <w:rPr>
            <w:rFonts w:ascii="CIDFont+F1" w:hAnsi="CIDFont+F1"/>
            <w:color w:val="000000"/>
            <w:sz w:val="24"/>
            <w:szCs w:val="24"/>
          </w:rPr>
          <w:t>sensor_msgs</w:t>
        </w:r>
        <w:proofErr w:type="spellEnd"/>
        <w:r w:rsidRPr="002E6B5D">
          <w:rPr>
            <w:rFonts w:ascii="CIDFont+F1" w:hAnsi="CIDFont+F1"/>
            <w:color w:val="000000"/>
            <w:sz w:val="24"/>
            <w:szCs w:val="24"/>
          </w:rPr>
          <w:t xml:space="preserve"> </w:t>
        </w:r>
        <w:r w:rsidRPr="002E6B5D">
          <w:rPr>
            <w:rFonts w:ascii="CIDFont+F1" w:hAnsi="CIDFont+F1"/>
            <w:color w:val="000000"/>
            <w:sz w:val="24"/>
            <w:szCs w:val="24"/>
          </w:rPr>
          <w:t>下的</w:t>
        </w:r>
        <w:r w:rsidRPr="002E6B5D">
          <w:rPr>
            <w:rFonts w:ascii="CIDFont+F1" w:hAnsi="CIDFont+F1"/>
            <w:color w:val="000000"/>
            <w:sz w:val="24"/>
            <w:szCs w:val="24"/>
          </w:rPr>
          <w:t xml:space="preserve"> </w:t>
        </w:r>
        <w:proofErr w:type="spellStart"/>
        <w:r w:rsidRPr="002E6B5D">
          <w:rPr>
            <w:rFonts w:ascii="CIDFont+F1" w:hAnsi="CIDFont+F1"/>
            <w:color w:val="000000"/>
            <w:sz w:val="24"/>
            <w:szCs w:val="24"/>
          </w:rPr>
          <w:t>Laserscan</w:t>
        </w:r>
        <w:proofErr w:type="spellEnd"/>
        <w:r w:rsidRPr="002E6B5D">
          <w:rPr>
            <w:rFonts w:ascii="CIDFont+F1" w:hAnsi="CIDFont+F1"/>
            <w:color w:val="000000"/>
            <w:sz w:val="24"/>
            <w:szCs w:val="24"/>
          </w:rPr>
          <w:t>，其</w:t>
        </w:r>
      </w:ins>
    </w:p>
    <w:p w14:paraId="17537809" w14:textId="77777777" w:rsidR="002E6B5D" w:rsidRPr="002E6B5D" w:rsidRDefault="002E6B5D" w:rsidP="002E6B5D">
      <w:pPr>
        <w:pStyle w:val="a3"/>
        <w:rPr>
          <w:ins w:id="1436" w:author="sun lanlan" w:date="2023-11-08T11:27:00Z"/>
          <w:rFonts w:ascii="CIDFont+F1" w:hAnsi="CIDFont+F1"/>
          <w:color w:val="000000"/>
          <w:sz w:val="24"/>
          <w:szCs w:val="24"/>
        </w:rPr>
      </w:pPr>
      <w:ins w:id="1437" w:author="sun lanlan" w:date="2023-11-08T11:27:00Z">
        <w:r w:rsidRPr="002E6B5D">
          <w:rPr>
            <w:rFonts w:ascii="CIDFont+F1" w:hAnsi="CIDFont+F1" w:hint="eastAsia"/>
            <w:color w:val="000000"/>
            <w:sz w:val="24"/>
            <w:szCs w:val="24"/>
          </w:rPr>
          <w:t>主要由以下几部分构成：</w:t>
        </w:r>
      </w:ins>
    </w:p>
    <w:p w14:paraId="7830B6F3" w14:textId="77777777" w:rsidR="002E6B5D" w:rsidRPr="002E6B5D" w:rsidRDefault="002E6B5D" w:rsidP="002E6B5D">
      <w:pPr>
        <w:pStyle w:val="a3"/>
        <w:rPr>
          <w:ins w:id="1438" w:author="sun lanlan" w:date="2023-11-08T11:27:00Z"/>
          <w:rFonts w:ascii="CIDFont+F1" w:hAnsi="CIDFont+F1"/>
          <w:color w:val="000000"/>
          <w:sz w:val="24"/>
          <w:szCs w:val="24"/>
        </w:rPr>
      </w:pPr>
      <w:ins w:id="1439"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Header </w:t>
        </w:r>
        <w:proofErr w:type="spellStart"/>
        <w:r w:rsidRPr="002E6B5D">
          <w:rPr>
            <w:rFonts w:ascii="CIDFont+F1" w:hAnsi="CIDFont+F1"/>
            <w:color w:val="000000"/>
            <w:sz w:val="24"/>
            <w:szCs w:val="24"/>
          </w:rPr>
          <w:t>header</w:t>
        </w:r>
        <w:proofErr w:type="spellEnd"/>
        <w:r w:rsidRPr="002E6B5D">
          <w:rPr>
            <w:rFonts w:ascii="CIDFont+F1" w:hAnsi="CIDFont+F1"/>
            <w:color w:val="000000"/>
            <w:sz w:val="24"/>
            <w:szCs w:val="24"/>
          </w:rPr>
          <w:t>，包含</w:t>
        </w:r>
        <w:r w:rsidRPr="002E6B5D">
          <w:rPr>
            <w:rFonts w:ascii="CIDFont+F1" w:hAnsi="CIDFont+F1"/>
            <w:color w:val="000000"/>
            <w:sz w:val="24"/>
            <w:szCs w:val="24"/>
          </w:rPr>
          <w:t xml:space="preserve"> seq</w:t>
        </w:r>
        <w:r w:rsidRPr="002E6B5D">
          <w:rPr>
            <w:rFonts w:ascii="CIDFont+F1" w:hAnsi="CIDFont+F1"/>
            <w:color w:val="000000"/>
            <w:sz w:val="24"/>
            <w:szCs w:val="24"/>
          </w:rPr>
          <w:t>、</w:t>
        </w:r>
        <w:r w:rsidRPr="002E6B5D">
          <w:rPr>
            <w:rFonts w:ascii="CIDFont+F1" w:hAnsi="CIDFont+F1"/>
            <w:color w:val="000000"/>
            <w:sz w:val="24"/>
            <w:szCs w:val="24"/>
          </w:rPr>
          <w:t>stamp</w:t>
        </w:r>
        <w:r w:rsidRPr="002E6B5D">
          <w:rPr>
            <w:rFonts w:ascii="CIDFont+F1" w:hAnsi="CIDFont+F1"/>
            <w:color w:val="000000"/>
            <w:sz w:val="24"/>
            <w:szCs w:val="24"/>
          </w:rPr>
          <w:t>、</w:t>
        </w:r>
        <w:proofErr w:type="spellStart"/>
        <w:r w:rsidRPr="002E6B5D">
          <w:rPr>
            <w:rFonts w:ascii="CIDFont+F1" w:hAnsi="CIDFont+F1"/>
            <w:color w:val="000000"/>
            <w:sz w:val="24"/>
            <w:szCs w:val="24"/>
          </w:rPr>
          <w:t>frame_id</w:t>
        </w:r>
        <w:proofErr w:type="spellEnd"/>
        <w:r w:rsidRPr="002E6B5D">
          <w:rPr>
            <w:rFonts w:ascii="CIDFont+F1" w:hAnsi="CIDFont+F1"/>
            <w:color w:val="000000"/>
            <w:sz w:val="24"/>
            <w:szCs w:val="24"/>
          </w:rPr>
          <w:t>，</w:t>
        </w:r>
        <w:r w:rsidRPr="002E6B5D">
          <w:rPr>
            <w:rFonts w:ascii="CIDFont+F1" w:hAnsi="CIDFont+F1"/>
            <w:color w:val="000000"/>
            <w:sz w:val="24"/>
            <w:szCs w:val="24"/>
          </w:rPr>
          <w:t>seq</w:t>
        </w:r>
        <w:r w:rsidRPr="002E6B5D">
          <w:rPr>
            <w:rFonts w:ascii="CIDFont+F1" w:hAnsi="CIDFont+F1"/>
            <w:color w:val="000000"/>
            <w:sz w:val="24"/>
            <w:szCs w:val="24"/>
          </w:rPr>
          <w:t>，该内容非本</w:t>
        </w:r>
      </w:ins>
    </w:p>
    <w:p w14:paraId="7FE785A1" w14:textId="77777777" w:rsidR="002E6B5D" w:rsidRPr="002E6B5D" w:rsidRDefault="002E6B5D" w:rsidP="002E6B5D">
      <w:pPr>
        <w:pStyle w:val="a3"/>
        <w:rPr>
          <w:ins w:id="1440" w:author="sun lanlan" w:date="2023-11-08T11:27:00Z"/>
          <w:rFonts w:ascii="CIDFont+F1" w:hAnsi="CIDFont+F1"/>
          <w:color w:val="000000"/>
          <w:sz w:val="24"/>
          <w:szCs w:val="24"/>
        </w:rPr>
      </w:pPr>
      <w:ins w:id="1441" w:author="sun lanlan" w:date="2023-11-08T11:27:00Z">
        <w:r w:rsidRPr="002E6B5D">
          <w:rPr>
            <w:rFonts w:ascii="CIDFont+F1" w:hAnsi="CIDFont+F1" w:hint="eastAsia"/>
            <w:color w:val="000000"/>
            <w:sz w:val="24"/>
            <w:szCs w:val="24"/>
          </w:rPr>
          <w:t>实验重要内容，故</w:t>
        </w:r>
        <w:proofErr w:type="gramStart"/>
        <w:r w:rsidRPr="002E6B5D">
          <w:rPr>
            <w:rFonts w:ascii="CIDFont+F1" w:hAnsi="CIDFont+F1" w:hint="eastAsia"/>
            <w:color w:val="000000"/>
            <w:sz w:val="24"/>
            <w:szCs w:val="24"/>
          </w:rPr>
          <w:t>不</w:t>
        </w:r>
        <w:proofErr w:type="gramEnd"/>
        <w:r w:rsidRPr="002E6B5D">
          <w:rPr>
            <w:rFonts w:ascii="CIDFont+F1" w:hAnsi="CIDFont+F1" w:hint="eastAsia"/>
            <w:color w:val="000000"/>
            <w:sz w:val="24"/>
            <w:szCs w:val="24"/>
          </w:rPr>
          <w:t>详述；</w:t>
        </w:r>
      </w:ins>
    </w:p>
    <w:p w14:paraId="6FFE6D58" w14:textId="77777777" w:rsidR="002E6B5D" w:rsidRPr="002E6B5D" w:rsidRDefault="002E6B5D" w:rsidP="002E6B5D">
      <w:pPr>
        <w:pStyle w:val="a3"/>
        <w:rPr>
          <w:ins w:id="1442" w:author="sun lanlan" w:date="2023-11-08T11:27:00Z"/>
          <w:rFonts w:ascii="CIDFont+F1" w:hAnsi="CIDFont+F1"/>
          <w:color w:val="000000"/>
          <w:sz w:val="24"/>
          <w:szCs w:val="24"/>
        </w:rPr>
      </w:pPr>
      <w:ins w:id="1443"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w:t>
        </w:r>
        <w:proofErr w:type="spellStart"/>
        <w:r w:rsidRPr="002E6B5D">
          <w:rPr>
            <w:rFonts w:ascii="CIDFont+F1" w:hAnsi="CIDFont+F1"/>
            <w:color w:val="000000"/>
            <w:sz w:val="24"/>
            <w:szCs w:val="24"/>
          </w:rPr>
          <w:t>angle_increment</w:t>
        </w:r>
        <w:proofErr w:type="spellEnd"/>
        <w:r w:rsidRPr="002E6B5D">
          <w:rPr>
            <w:rFonts w:ascii="CIDFont+F1" w:hAnsi="CIDFont+F1"/>
            <w:color w:val="000000"/>
            <w:sz w:val="24"/>
            <w:szCs w:val="24"/>
          </w:rPr>
          <w:t>，每次扫描增加的角度</w:t>
        </w:r>
      </w:ins>
    </w:p>
    <w:p w14:paraId="0EB5AC8D" w14:textId="77777777" w:rsidR="002E6B5D" w:rsidRPr="002E6B5D" w:rsidRDefault="002E6B5D" w:rsidP="002E6B5D">
      <w:pPr>
        <w:pStyle w:val="a3"/>
        <w:rPr>
          <w:ins w:id="1444" w:author="sun lanlan" w:date="2023-11-08T11:27:00Z"/>
          <w:rFonts w:ascii="CIDFont+F1" w:hAnsi="CIDFont+F1"/>
          <w:color w:val="000000"/>
          <w:sz w:val="24"/>
          <w:szCs w:val="24"/>
        </w:rPr>
      </w:pPr>
      <w:ins w:id="1445"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w:t>
        </w:r>
        <w:proofErr w:type="spellStart"/>
        <w:r w:rsidRPr="002E6B5D">
          <w:rPr>
            <w:rFonts w:ascii="CIDFont+F1" w:hAnsi="CIDFont+F1"/>
            <w:color w:val="000000"/>
            <w:sz w:val="24"/>
            <w:szCs w:val="24"/>
          </w:rPr>
          <w:t>time_increment</w:t>
        </w:r>
        <w:proofErr w:type="spellEnd"/>
        <w:r w:rsidRPr="002E6B5D">
          <w:rPr>
            <w:rFonts w:ascii="CIDFont+F1" w:hAnsi="CIDFont+F1"/>
            <w:color w:val="000000"/>
            <w:sz w:val="24"/>
            <w:szCs w:val="24"/>
          </w:rPr>
          <w:t>，扫描的时间间隔</w:t>
        </w:r>
      </w:ins>
    </w:p>
    <w:p w14:paraId="6AA96022" w14:textId="77777777" w:rsidR="002E6B5D" w:rsidRPr="002E6B5D" w:rsidRDefault="002E6B5D" w:rsidP="002E6B5D">
      <w:pPr>
        <w:pStyle w:val="a3"/>
        <w:rPr>
          <w:ins w:id="1446" w:author="sun lanlan" w:date="2023-11-08T11:27:00Z"/>
          <w:rFonts w:ascii="CIDFont+F1" w:hAnsi="CIDFont+F1"/>
          <w:color w:val="000000"/>
          <w:sz w:val="24"/>
          <w:szCs w:val="24"/>
        </w:rPr>
      </w:pPr>
      <w:ins w:id="1447"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w:t>
        </w:r>
        <w:proofErr w:type="spellStart"/>
        <w:r w:rsidRPr="002E6B5D">
          <w:rPr>
            <w:rFonts w:ascii="CIDFont+F1" w:hAnsi="CIDFont+F1"/>
            <w:color w:val="000000"/>
            <w:sz w:val="24"/>
            <w:szCs w:val="24"/>
          </w:rPr>
          <w:t>scan_time</w:t>
        </w:r>
        <w:proofErr w:type="spellEnd"/>
        <w:r w:rsidRPr="002E6B5D">
          <w:rPr>
            <w:rFonts w:ascii="CIDFont+F1" w:hAnsi="CIDFont+F1"/>
            <w:color w:val="000000"/>
            <w:sz w:val="24"/>
            <w:szCs w:val="24"/>
          </w:rPr>
          <w:t>，扫描的时间间隔</w:t>
        </w:r>
      </w:ins>
    </w:p>
    <w:p w14:paraId="7ED9DA0E" w14:textId="77777777" w:rsidR="002E6B5D" w:rsidRPr="002E6B5D" w:rsidRDefault="002E6B5D" w:rsidP="002E6B5D">
      <w:pPr>
        <w:pStyle w:val="a3"/>
        <w:rPr>
          <w:ins w:id="1448" w:author="sun lanlan" w:date="2023-11-08T11:27:00Z"/>
          <w:rFonts w:ascii="CIDFont+F1" w:hAnsi="CIDFont+F1"/>
          <w:color w:val="000000"/>
          <w:sz w:val="24"/>
          <w:szCs w:val="24"/>
        </w:rPr>
      </w:pPr>
      <w:ins w:id="1449"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w:t>
        </w:r>
        <w:proofErr w:type="spellStart"/>
        <w:r w:rsidRPr="002E6B5D">
          <w:rPr>
            <w:rFonts w:ascii="CIDFont+F1" w:hAnsi="CIDFont+F1"/>
            <w:color w:val="000000"/>
            <w:sz w:val="24"/>
            <w:szCs w:val="24"/>
          </w:rPr>
          <w:t>range_min</w:t>
        </w:r>
        <w:proofErr w:type="spellEnd"/>
        <w:r w:rsidRPr="002E6B5D">
          <w:rPr>
            <w:rFonts w:ascii="CIDFont+F1" w:hAnsi="CIDFont+F1"/>
            <w:color w:val="000000"/>
            <w:sz w:val="24"/>
            <w:szCs w:val="24"/>
          </w:rPr>
          <w:t>，距离最小值</w:t>
        </w:r>
      </w:ins>
    </w:p>
    <w:p w14:paraId="068F45E6" w14:textId="77777777" w:rsidR="002E6B5D" w:rsidRPr="002E6B5D" w:rsidRDefault="002E6B5D" w:rsidP="002E6B5D">
      <w:pPr>
        <w:pStyle w:val="a3"/>
        <w:rPr>
          <w:ins w:id="1450" w:author="sun lanlan" w:date="2023-11-08T11:27:00Z"/>
          <w:rFonts w:ascii="CIDFont+F1" w:hAnsi="CIDFont+F1"/>
          <w:color w:val="000000"/>
          <w:sz w:val="24"/>
          <w:szCs w:val="24"/>
        </w:rPr>
      </w:pPr>
      <w:ins w:id="1451"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54</w:t>
        </w:r>
        <w:r w:rsidRPr="002E6B5D">
          <w:rPr>
            <w:rFonts w:ascii="CIDFont+F1" w:hAnsi="CIDFont+F1"/>
            <w:color w:val="000000"/>
            <w:sz w:val="24"/>
            <w:szCs w:val="24"/>
          </w:rPr>
          <w:t>．</w:t>
        </w:r>
      </w:ins>
    </w:p>
    <w:p w14:paraId="417930F1" w14:textId="77777777" w:rsidR="002E6B5D" w:rsidRPr="002E6B5D" w:rsidRDefault="002E6B5D" w:rsidP="002E6B5D">
      <w:pPr>
        <w:pStyle w:val="a3"/>
        <w:rPr>
          <w:ins w:id="1452" w:author="sun lanlan" w:date="2023-11-08T11:27:00Z"/>
          <w:rFonts w:ascii="CIDFont+F1" w:hAnsi="CIDFont+F1"/>
          <w:color w:val="000000"/>
          <w:sz w:val="24"/>
          <w:szCs w:val="24"/>
        </w:rPr>
      </w:pPr>
      <w:ins w:id="1453"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w:t>
        </w:r>
        <w:proofErr w:type="spellStart"/>
        <w:r w:rsidRPr="002E6B5D">
          <w:rPr>
            <w:rFonts w:ascii="CIDFont+F1" w:hAnsi="CIDFont+F1"/>
            <w:color w:val="000000"/>
            <w:sz w:val="24"/>
            <w:szCs w:val="24"/>
          </w:rPr>
          <w:t>range_max</w:t>
        </w:r>
        <w:proofErr w:type="spellEnd"/>
        <w:r w:rsidRPr="002E6B5D">
          <w:rPr>
            <w:rFonts w:ascii="CIDFont+F1" w:hAnsi="CIDFont+F1"/>
            <w:color w:val="000000"/>
            <w:sz w:val="24"/>
            <w:szCs w:val="24"/>
          </w:rPr>
          <w:t>，距离最大值</w:t>
        </w:r>
      </w:ins>
    </w:p>
    <w:p w14:paraId="615763B7" w14:textId="77777777" w:rsidR="002E6B5D" w:rsidRPr="002E6B5D" w:rsidRDefault="002E6B5D" w:rsidP="002E6B5D">
      <w:pPr>
        <w:pStyle w:val="a3"/>
        <w:rPr>
          <w:ins w:id="1454" w:author="sun lanlan" w:date="2023-11-08T11:27:00Z"/>
          <w:rFonts w:ascii="CIDFont+F1" w:hAnsi="CIDFont+F1"/>
          <w:color w:val="000000"/>
          <w:sz w:val="24"/>
          <w:szCs w:val="24"/>
        </w:rPr>
      </w:pPr>
      <w:ins w:id="1455"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w:t>
        </w:r>
        <w:proofErr w:type="spellStart"/>
        <w:r w:rsidRPr="002E6B5D">
          <w:rPr>
            <w:rFonts w:ascii="CIDFont+F1" w:hAnsi="CIDFont+F1"/>
            <w:color w:val="000000"/>
            <w:sz w:val="24"/>
            <w:szCs w:val="24"/>
          </w:rPr>
          <w:t>angle_min</w:t>
        </w:r>
        <w:proofErr w:type="spellEnd"/>
        <w:r w:rsidRPr="002E6B5D">
          <w:rPr>
            <w:rFonts w:ascii="CIDFont+F1" w:hAnsi="CIDFont+F1"/>
            <w:color w:val="000000"/>
            <w:sz w:val="24"/>
            <w:szCs w:val="24"/>
          </w:rPr>
          <w:t>，开始扫描时的角度</w:t>
        </w:r>
      </w:ins>
    </w:p>
    <w:p w14:paraId="70995F56" w14:textId="77777777" w:rsidR="002E6B5D" w:rsidRPr="002E6B5D" w:rsidRDefault="002E6B5D" w:rsidP="002E6B5D">
      <w:pPr>
        <w:pStyle w:val="a3"/>
        <w:rPr>
          <w:ins w:id="1456" w:author="sun lanlan" w:date="2023-11-08T11:27:00Z"/>
          <w:rFonts w:ascii="CIDFont+F1" w:hAnsi="CIDFont+F1"/>
          <w:color w:val="000000"/>
          <w:sz w:val="24"/>
          <w:szCs w:val="24"/>
        </w:rPr>
      </w:pPr>
      <w:ins w:id="1457"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w:t>
        </w:r>
        <w:proofErr w:type="spellStart"/>
        <w:r w:rsidRPr="002E6B5D">
          <w:rPr>
            <w:rFonts w:ascii="CIDFont+F1" w:hAnsi="CIDFont+F1"/>
            <w:color w:val="000000"/>
            <w:sz w:val="24"/>
            <w:szCs w:val="24"/>
          </w:rPr>
          <w:t>angle_max</w:t>
        </w:r>
        <w:proofErr w:type="spellEnd"/>
        <w:r w:rsidRPr="002E6B5D">
          <w:rPr>
            <w:rFonts w:ascii="CIDFont+F1" w:hAnsi="CIDFont+F1"/>
            <w:color w:val="000000"/>
            <w:sz w:val="24"/>
            <w:szCs w:val="24"/>
          </w:rPr>
          <w:t>，扫描结束时的角度</w:t>
        </w:r>
      </w:ins>
    </w:p>
    <w:p w14:paraId="46EB49BF" w14:textId="77777777" w:rsidR="002E6B5D" w:rsidRPr="002E6B5D" w:rsidRDefault="002E6B5D" w:rsidP="002E6B5D">
      <w:pPr>
        <w:pStyle w:val="a3"/>
        <w:rPr>
          <w:ins w:id="1458" w:author="sun lanlan" w:date="2023-11-08T11:27:00Z"/>
          <w:rFonts w:ascii="CIDFont+F1" w:hAnsi="CIDFont+F1"/>
          <w:color w:val="000000"/>
          <w:sz w:val="24"/>
          <w:szCs w:val="24"/>
        </w:rPr>
      </w:pPr>
      <w:ins w:id="1459"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ranges</w:t>
        </w:r>
        <w:r w:rsidRPr="002E6B5D">
          <w:rPr>
            <w:rFonts w:ascii="CIDFont+F1" w:hAnsi="CIDFont+F1"/>
            <w:color w:val="000000"/>
            <w:sz w:val="24"/>
            <w:szCs w:val="24"/>
          </w:rPr>
          <w:t>，距离信息</w:t>
        </w:r>
      </w:ins>
    </w:p>
    <w:p w14:paraId="0B614FE0" w14:textId="4B79069E" w:rsidR="002E6B5D" w:rsidRDefault="002E6B5D" w:rsidP="002E6B5D">
      <w:pPr>
        <w:pStyle w:val="a3"/>
        <w:rPr>
          <w:ins w:id="1460" w:author="sun lanlan" w:date="2023-11-08T11:26:00Z"/>
          <w:rFonts w:ascii="CIDFont+F1" w:hAnsi="CIDFont+F1"/>
          <w:color w:val="000000"/>
          <w:sz w:val="24"/>
          <w:szCs w:val="24"/>
        </w:rPr>
      </w:pPr>
      <w:ins w:id="1461" w:author="sun lanlan" w:date="2023-11-08T11:27:00Z">
        <w:r w:rsidRPr="002E6B5D">
          <w:rPr>
            <w:rFonts w:ascii="CIDFont+F1" w:hAnsi="CIDFont+F1" w:hint="eastAsia"/>
            <w:color w:val="000000"/>
            <w:sz w:val="24"/>
            <w:szCs w:val="24"/>
          </w:rPr>
          <w:t>·</w:t>
        </w:r>
        <w:r w:rsidRPr="002E6B5D">
          <w:rPr>
            <w:rFonts w:ascii="CIDFont+F1" w:hAnsi="CIDFont+F1"/>
            <w:color w:val="000000"/>
            <w:sz w:val="24"/>
            <w:szCs w:val="24"/>
          </w:rPr>
          <w:t xml:space="preserve"> float32[] intensities</w:t>
        </w:r>
        <w:r w:rsidRPr="002E6B5D">
          <w:rPr>
            <w:rFonts w:ascii="CIDFont+F1" w:hAnsi="CIDFont+F1"/>
            <w:color w:val="000000"/>
            <w:sz w:val="24"/>
            <w:szCs w:val="24"/>
          </w:rPr>
          <w:t>，强度数据</w:t>
        </w:r>
      </w:ins>
    </w:p>
    <w:p w14:paraId="2EB3CCC5" w14:textId="77777777" w:rsidR="002E6B5D" w:rsidRPr="002E6B5D" w:rsidRDefault="002E6B5D" w:rsidP="002E6B5D">
      <w:pPr>
        <w:pStyle w:val="a3"/>
        <w:rPr>
          <w:ins w:id="1462" w:author="sun lanlan" w:date="2023-11-08T11:28:00Z"/>
          <w:rFonts w:ascii="CIDFont+F1" w:hAnsi="CIDFont+F1"/>
          <w:color w:val="000000"/>
          <w:sz w:val="24"/>
          <w:szCs w:val="24"/>
        </w:rPr>
        <w:pPrChange w:id="1463" w:author="sun lanlan" w:date="2023-11-08T11:28:00Z">
          <w:pPr>
            <w:pStyle w:val="a3"/>
          </w:pPr>
        </w:pPrChange>
      </w:pPr>
      <w:ins w:id="1464" w:author="sun lanlan" w:date="2023-11-08T11:28:00Z">
        <w:r w:rsidRPr="002E6B5D">
          <w:rPr>
            <w:rFonts w:ascii="CIDFont+F1" w:hAnsi="CIDFont+F1" w:hint="eastAsia"/>
            <w:color w:val="000000"/>
            <w:sz w:val="24"/>
            <w:szCs w:val="24"/>
          </w:rPr>
          <w:t>其中，我们需要的信息是</w:t>
        </w:r>
        <w:r w:rsidRPr="002E6B5D">
          <w:rPr>
            <w:rFonts w:ascii="CIDFont+F1" w:hAnsi="CIDFont+F1"/>
            <w:color w:val="000000"/>
            <w:sz w:val="24"/>
            <w:szCs w:val="24"/>
          </w:rPr>
          <w:t xml:space="preserve"> </w:t>
        </w:r>
        <w:proofErr w:type="spellStart"/>
        <w:r w:rsidRPr="002E6B5D">
          <w:rPr>
            <w:rFonts w:ascii="CIDFont+F1" w:hAnsi="CIDFont+F1"/>
            <w:color w:val="000000"/>
            <w:sz w:val="24"/>
            <w:szCs w:val="24"/>
          </w:rPr>
          <w:t>angle_min</w:t>
        </w:r>
        <w:proofErr w:type="spellEnd"/>
        <w:r w:rsidRPr="002E6B5D">
          <w:rPr>
            <w:rFonts w:ascii="CIDFont+F1" w:hAnsi="CIDFont+F1"/>
            <w:color w:val="000000"/>
            <w:sz w:val="24"/>
            <w:szCs w:val="24"/>
          </w:rPr>
          <w:t>、</w:t>
        </w:r>
        <w:proofErr w:type="spellStart"/>
        <w:r w:rsidRPr="002E6B5D">
          <w:rPr>
            <w:rFonts w:ascii="CIDFont+F1" w:hAnsi="CIDFont+F1"/>
            <w:color w:val="000000"/>
            <w:sz w:val="24"/>
            <w:szCs w:val="24"/>
          </w:rPr>
          <w:t>angle_max</w:t>
        </w:r>
        <w:proofErr w:type="spellEnd"/>
        <w:r w:rsidRPr="002E6B5D">
          <w:rPr>
            <w:rFonts w:ascii="CIDFont+F1" w:hAnsi="CIDFont+F1"/>
            <w:color w:val="000000"/>
            <w:sz w:val="24"/>
            <w:szCs w:val="24"/>
          </w:rPr>
          <w:t>、</w:t>
        </w:r>
        <w:proofErr w:type="spellStart"/>
        <w:r w:rsidRPr="002E6B5D">
          <w:rPr>
            <w:rFonts w:ascii="CIDFont+F1" w:hAnsi="CIDFont+F1"/>
            <w:color w:val="000000"/>
            <w:sz w:val="24"/>
            <w:szCs w:val="24"/>
          </w:rPr>
          <w:t>angle_increment</w:t>
        </w:r>
        <w:proofErr w:type="spellEnd"/>
      </w:ins>
    </w:p>
    <w:p w14:paraId="42C370C4" w14:textId="77777777" w:rsidR="002E6B5D" w:rsidRDefault="002E6B5D" w:rsidP="002E6B5D">
      <w:pPr>
        <w:pStyle w:val="a3"/>
        <w:rPr>
          <w:ins w:id="1465" w:author="sun lanlan" w:date="2023-11-08T11:28:00Z"/>
          <w:rFonts w:ascii="CIDFont+F1" w:hAnsi="CIDFont+F1"/>
          <w:color w:val="000000"/>
          <w:sz w:val="24"/>
          <w:szCs w:val="24"/>
        </w:rPr>
      </w:pPr>
      <w:ins w:id="1466" w:author="sun lanlan" w:date="2023-11-08T11:28:00Z">
        <w:r w:rsidRPr="002E6B5D">
          <w:rPr>
            <w:rFonts w:ascii="CIDFont+F1" w:hAnsi="CIDFont+F1" w:hint="eastAsia"/>
            <w:color w:val="000000"/>
            <w:sz w:val="24"/>
            <w:szCs w:val="24"/>
          </w:rPr>
          <w:t>和</w:t>
        </w:r>
        <w:r w:rsidRPr="002E6B5D">
          <w:rPr>
            <w:rFonts w:ascii="CIDFont+F1" w:hAnsi="CIDFont+F1"/>
            <w:color w:val="000000"/>
            <w:sz w:val="24"/>
            <w:szCs w:val="24"/>
          </w:rPr>
          <w:t xml:space="preserve"> ranges</w:t>
        </w:r>
        <w:r w:rsidRPr="002E6B5D">
          <w:rPr>
            <w:rFonts w:ascii="CIDFont+F1" w:hAnsi="CIDFont+F1"/>
            <w:color w:val="000000"/>
            <w:sz w:val="24"/>
            <w:szCs w:val="24"/>
          </w:rPr>
          <w:t>。</w:t>
        </w:r>
      </w:ins>
    </w:p>
    <w:p w14:paraId="7DE1D28A" w14:textId="77777777" w:rsidR="002E6B5D" w:rsidRPr="002E6B5D" w:rsidRDefault="002E6B5D" w:rsidP="002E6B5D">
      <w:pPr>
        <w:pStyle w:val="a3"/>
        <w:rPr>
          <w:ins w:id="1467" w:author="sun lanlan" w:date="2023-11-08T11:28:00Z"/>
          <w:rFonts w:ascii="CIDFont+F1" w:hAnsi="CIDFont+F1" w:hint="eastAsia"/>
          <w:color w:val="000000"/>
          <w:sz w:val="24"/>
          <w:szCs w:val="24"/>
        </w:rPr>
      </w:pPr>
    </w:p>
    <w:p w14:paraId="5EC9E8D1" w14:textId="77777777" w:rsidR="002E6B5D" w:rsidRPr="002E6B5D" w:rsidRDefault="002E6B5D" w:rsidP="002E6B5D">
      <w:pPr>
        <w:pStyle w:val="a3"/>
        <w:rPr>
          <w:ins w:id="1468" w:author="sun lanlan" w:date="2023-11-08T11:28:00Z"/>
          <w:rFonts w:ascii="CIDFont+F1" w:hAnsi="CIDFont+F1"/>
          <w:color w:val="000000"/>
          <w:sz w:val="24"/>
          <w:szCs w:val="24"/>
        </w:rPr>
      </w:pPr>
      <w:ins w:id="1469" w:author="sun lanlan" w:date="2023-11-08T11:28:00Z">
        <w:r w:rsidRPr="002E6B5D">
          <w:rPr>
            <w:rFonts w:ascii="CIDFont+F1" w:hAnsi="CIDFont+F1" w:hint="eastAsia"/>
            <w:color w:val="000000"/>
            <w:sz w:val="24"/>
            <w:szCs w:val="24"/>
          </w:rPr>
          <w:t>通过</w:t>
        </w:r>
        <w:r w:rsidRPr="002E6B5D">
          <w:rPr>
            <w:rFonts w:ascii="CIDFont+F1" w:hAnsi="CIDFont+F1"/>
            <w:color w:val="000000"/>
            <w:sz w:val="24"/>
            <w:szCs w:val="24"/>
          </w:rPr>
          <w:t xml:space="preserve"> </w:t>
        </w:r>
        <w:proofErr w:type="spellStart"/>
        <w:r w:rsidRPr="002E6B5D">
          <w:rPr>
            <w:rFonts w:ascii="CIDFont+F1" w:hAnsi="CIDFont+F1"/>
            <w:color w:val="000000"/>
            <w:sz w:val="24"/>
            <w:szCs w:val="24"/>
          </w:rPr>
          <w:t>angle_min</w:t>
        </w:r>
        <w:proofErr w:type="spellEnd"/>
        <w:r w:rsidRPr="002E6B5D">
          <w:rPr>
            <w:rFonts w:ascii="CIDFont+F1" w:hAnsi="CIDFont+F1"/>
            <w:color w:val="000000"/>
            <w:sz w:val="24"/>
            <w:szCs w:val="24"/>
          </w:rPr>
          <w:t>、</w:t>
        </w:r>
        <w:proofErr w:type="spellStart"/>
        <w:r w:rsidRPr="002E6B5D">
          <w:rPr>
            <w:rFonts w:ascii="CIDFont+F1" w:hAnsi="CIDFont+F1"/>
            <w:color w:val="000000"/>
            <w:sz w:val="24"/>
            <w:szCs w:val="24"/>
          </w:rPr>
          <w:t>angle_max</w:t>
        </w:r>
        <w:proofErr w:type="spellEnd"/>
        <w:r w:rsidRPr="002E6B5D">
          <w:rPr>
            <w:rFonts w:ascii="CIDFont+F1" w:hAnsi="CIDFont+F1"/>
            <w:color w:val="000000"/>
            <w:sz w:val="24"/>
            <w:szCs w:val="24"/>
          </w:rPr>
          <w:t>、</w:t>
        </w:r>
        <w:proofErr w:type="spellStart"/>
        <w:r w:rsidRPr="002E6B5D">
          <w:rPr>
            <w:rFonts w:ascii="CIDFont+F1" w:hAnsi="CIDFont+F1"/>
            <w:color w:val="000000"/>
            <w:sz w:val="24"/>
            <w:szCs w:val="24"/>
          </w:rPr>
          <w:t>angle_increment</w:t>
        </w:r>
        <w:proofErr w:type="spellEnd"/>
        <w:r w:rsidRPr="002E6B5D">
          <w:rPr>
            <w:rFonts w:ascii="CIDFont+F1" w:hAnsi="CIDFont+F1"/>
            <w:color w:val="000000"/>
            <w:sz w:val="24"/>
            <w:szCs w:val="24"/>
          </w:rPr>
          <w:t xml:space="preserve"> </w:t>
        </w:r>
        <w:r w:rsidRPr="002E6B5D">
          <w:rPr>
            <w:rFonts w:ascii="CIDFont+F1" w:hAnsi="CIDFont+F1"/>
            <w:color w:val="000000"/>
            <w:sz w:val="24"/>
            <w:szCs w:val="24"/>
          </w:rPr>
          <w:t>可获知数组长度，通</w:t>
        </w:r>
      </w:ins>
    </w:p>
    <w:p w14:paraId="02F57D0F" w14:textId="77777777" w:rsidR="002E6B5D" w:rsidRPr="002E6B5D" w:rsidRDefault="002E6B5D" w:rsidP="002E6B5D">
      <w:pPr>
        <w:pStyle w:val="a3"/>
        <w:rPr>
          <w:ins w:id="1470" w:author="sun lanlan" w:date="2023-11-08T11:28:00Z"/>
          <w:rFonts w:ascii="CIDFont+F1" w:hAnsi="CIDFont+F1"/>
          <w:color w:val="000000"/>
          <w:sz w:val="24"/>
          <w:szCs w:val="24"/>
        </w:rPr>
      </w:pPr>
      <w:ins w:id="1471" w:author="sun lanlan" w:date="2023-11-08T11:28:00Z">
        <w:r w:rsidRPr="002E6B5D">
          <w:rPr>
            <w:rFonts w:ascii="CIDFont+F1" w:hAnsi="CIDFont+F1" w:hint="eastAsia"/>
            <w:color w:val="000000"/>
            <w:sz w:val="24"/>
            <w:szCs w:val="24"/>
          </w:rPr>
          <w:t>过</w:t>
        </w:r>
        <w:r w:rsidRPr="002E6B5D">
          <w:rPr>
            <w:rFonts w:ascii="CIDFont+F1" w:hAnsi="CIDFont+F1"/>
            <w:color w:val="000000"/>
            <w:sz w:val="24"/>
            <w:szCs w:val="24"/>
          </w:rPr>
          <w:t xml:space="preserve"> ranges </w:t>
        </w:r>
        <w:r w:rsidRPr="002E6B5D">
          <w:rPr>
            <w:rFonts w:ascii="CIDFont+F1" w:hAnsi="CIDFont+F1"/>
            <w:color w:val="000000"/>
            <w:sz w:val="24"/>
            <w:szCs w:val="24"/>
          </w:rPr>
          <w:t>中各数据的位置、</w:t>
        </w:r>
        <w:proofErr w:type="spellStart"/>
        <w:r w:rsidRPr="002E6B5D">
          <w:rPr>
            <w:rFonts w:ascii="CIDFont+F1" w:hAnsi="CIDFont+F1"/>
            <w:color w:val="000000"/>
            <w:sz w:val="24"/>
            <w:szCs w:val="24"/>
          </w:rPr>
          <w:t>angle_min</w:t>
        </w:r>
        <w:proofErr w:type="spellEnd"/>
        <w:r w:rsidRPr="002E6B5D">
          <w:rPr>
            <w:rFonts w:ascii="CIDFont+F1" w:hAnsi="CIDFont+F1"/>
            <w:color w:val="000000"/>
            <w:sz w:val="24"/>
            <w:szCs w:val="24"/>
          </w:rPr>
          <w:t xml:space="preserve"> </w:t>
        </w:r>
        <w:r w:rsidRPr="002E6B5D">
          <w:rPr>
            <w:rFonts w:ascii="CIDFont+F1" w:hAnsi="CIDFont+F1"/>
            <w:color w:val="000000"/>
            <w:sz w:val="24"/>
            <w:szCs w:val="24"/>
          </w:rPr>
          <w:t>和</w:t>
        </w:r>
        <w:r w:rsidRPr="002E6B5D">
          <w:rPr>
            <w:rFonts w:ascii="CIDFont+F1" w:hAnsi="CIDFont+F1"/>
            <w:color w:val="000000"/>
            <w:sz w:val="24"/>
            <w:szCs w:val="24"/>
          </w:rPr>
          <w:t xml:space="preserve"> </w:t>
        </w:r>
        <w:proofErr w:type="spellStart"/>
        <w:r w:rsidRPr="002E6B5D">
          <w:rPr>
            <w:rFonts w:ascii="CIDFont+F1" w:hAnsi="CIDFont+F1"/>
            <w:color w:val="000000"/>
            <w:sz w:val="24"/>
            <w:szCs w:val="24"/>
          </w:rPr>
          <w:t>angle_increment</w:t>
        </w:r>
        <w:proofErr w:type="spellEnd"/>
        <w:r w:rsidRPr="002E6B5D">
          <w:rPr>
            <w:rFonts w:ascii="CIDFont+F1" w:hAnsi="CIDFont+F1"/>
            <w:color w:val="000000"/>
            <w:sz w:val="24"/>
            <w:szCs w:val="24"/>
          </w:rPr>
          <w:t xml:space="preserve"> </w:t>
        </w:r>
        <w:r w:rsidRPr="002E6B5D">
          <w:rPr>
            <w:rFonts w:ascii="CIDFont+F1" w:hAnsi="CIDFont+F1"/>
            <w:color w:val="000000"/>
            <w:sz w:val="24"/>
            <w:szCs w:val="24"/>
          </w:rPr>
          <w:t>即可获知周围</w:t>
        </w:r>
      </w:ins>
    </w:p>
    <w:p w14:paraId="1ECB67D7" w14:textId="77777777" w:rsidR="002E6B5D" w:rsidRDefault="002E6B5D" w:rsidP="002E6B5D">
      <w:pPr>
        <w:pStyle w:val="a3"/>
        <w:rPr>
          <w:ins w:id="1472" w:author="sun lanlan" w:date="2023-11-08T11:28:00Z"/>
          <w:rFonts w:ascii="CIDFont+F1" w:hAnsi="CIDFont+F1"/>
          <w:color w:val="000000"/>
          <w:sz w:val="24"/>
          <w:szCs w:val="24"/>
        </w:rPr>
      </w:pPr>
      <w:ins w:id="1473" w:author="sun lanlan" w:date="2023-11-08T11:28:00Z">
        <w:r w:rsidRPr="002E6B5D">
          <w:rPr>
            <w:rFonts w:ascii="CIDFont+F1" w:hAnsi="CIDFont+F1" w:hint="eastAsia"/>
            <w:color w:val="000000"/>
            <w:sz w:val="24"/>
            <w:szCs w:val="24"/>
          </w:rPr>
          <w:t>各角度的距离信息，即可获得周围任意边界点的极坐标信息。</w:t>
        </w:r>
      </w:ins>
    </w:p>
    <w:p w14:paraId="712EB4CB" w14:textId="77777777" w:rsidR="002E6B5D" w:rsidRPr="002E6B5D" w:rsidRDefault="002E6B5D" w:rsidP="002E6B5D">
      <w:pPr>
        <w:pStyle w:val="a3"/>
        <w:rPr>
          <w:ins w:id="1474" w:author="sun lanlan" w:date="2023-11-08T11:28:00Z"/>
          <w:rFonts w:ascii="CIDFont+F1" w:hAnsi="CIDFont+F1" w:hint="eastAsia"/>
          <w:color w:val="000000"/>
          <w:sz w:val="24"/>
          <w:szCs w:val="24"/>
        </w:rPr>
      </w:pPr>
    </w:p>
    <w:p w14:paraId="7C5B7035" w14:textId="77777777" w:rsidR="002E6B5D" w:rsidRPr="002E6B5D" w:rsidRDefault="002E6B5D" w:rsidP="002E6B5D">
      <w:pPr>
        <w:pStyle w:val="a3"/>
        <w:rPr>
          <w:ins w:id="1475" w:author="sun lanlan" w:date="2023-11-08T11:28:00Z"/>
          <w:rFonts w:ascii="CIDFont+F1" w:hAnsi="CIDFont+F1"/>
          <w:color w:val="000000"/>
          <w:sz w:val="24"/>
          <w:szCs w:val="24"/>
        </w:rPr>
      </w:pPr>
      <w:ins w:id="1476" w:author="sun lanlan" w:date="2023-11-08T11:28:00Z">
        <w:r w:rsidRPr="002E6B5D">
          <w:rPr>
            <w:rFonts w:ascii="CIDFont+F1" w:hAnsi="CIDFont+F1" w:hint="eastAsia"/>
            <w:color w:val="000000"/>
            <w:sz w:val="24"/>
            <w:szCs w:val="24"/>
          </w:rPr>
          <w:t>例：设激光雷达所处位置为原点，其正前方为</w:t>
        </w:r>
        <w:r w:rsidRPr="002E6B5D">
          <w:rPr>
            <w:rFonts w:ascii="CIDFont+F1" w:hAnsi="CIDFont+F1"/>
            <w:color w:val="000000"/>
            <w:sz w:val="24"/>
            <w:szCs w:val="24"/>
          </w:rPr>
          <w:t xml:space="preserve"> x </w:t>
        </w:r>
        <w:r w:rsidRPr="002E6B5D">
          <w:rPr>
            <w:rFonts w:ascii="CIDFont+F1" w:hAnsi="CIDFont+F1"/>
            <w:color w:val="000000"/>
            <w:sz w:val="24"/>
            <w:szCs w:val="24"/>
          </w:rPr>
          <w:t>轴正方向，正右方为</w:t>
        </w:r>
        <w:r w:rsidRPr="002E6B5D">
          <w:rPr>
            <w:rFonts w:ascii="CIDFont+F1" w:hAnsi="CIDFont+F1"/>
            <w:color w:val="000000"/>
            <w:sz w:val="24"/>
            <w:szCs w:val="24"/>
          </w:rPr>
          <w:t xml:space="preserve"> y</w:t>
        </w:r>
      </w:ins>
    </w:p>
    <w:p w14:paraId="5AEC8E93" w14:textId="77777777" w:rsidR="002E6B5D" w:rsidRPr="002E6B5D" w:rsidRDefault="002E6B5D" w:rsidP="002E6B5D">
      <w:pPr>
        <w:pStyle w:val="a3"/>
        <w:rPr>
          <w:ins w:id="1477" w:author="sun lanlan" w:date="2023-11-08T11:28:00Z"/>
          <w:rFonts w:ascii="CIDFont+F1" w:hAnsi="CIDFont+F1"/>
          <w:color w:val="000000"/>
          <w:sz w:val="24"/>
          <w:szCs w:val="24"/>
        </w:rPr>
      </w:pPr>
      <w:ins w:id="1478" w:author="sun lanlan" w:date="2023-11-08T11:28:00Z">
        <w:r w:rsidRPr="002E6B5D">
          <w:rPr>
            <w:rFonts w:ascii="CIDFont+F1" w:hAnsi="CIDFont+F1" w:hint="eastAsia"/>
            <w:color w:val="000000"/>
            <w:sz w:val="24"/>
            <w:szCs w:val="24"/>
          </w:rPr>
          <w:t>轴正方向，由上往下看时激光雷达顺时针旋转，则可根据</w:t>
        </w:r>
        <w:r w:rsidRPr="002E6B5D">
          <w:rPr>
            <w:rFonts w:ascii="CIDFont+F1" w:hAnsi="CIDFont+F1"/>
            <w:color w:val="000000"/>
            <w:sz w:val="24"/>
            <w:szCs w:val="24"/>
          </w:rPr>
          <w:t xml:space="preserve"> ranges[</w:t>
        </w:r>
        <w:proofErr w:type="spellStart"/>
        <w:r w:rsidRPr="002E6B5D">
          <w:rPr>
            <w:rFonts w:ascii="CIDFont+F1" w:hAnsi="CIDFont+F1"/>
            <w:color w:val="000000"/>
            <w:sz w:val="24"/>
            <w:szCs w:val="24"/>
          </w:rPr>
          <w:t>i</w:t>
        </w:r>
        <w:proofErr w:type="spellEnd"/>
        <w:r w:rsidRPr="002E6B5D">
          <w:rPr>
            <w:rFonts w:ascii="CIDFont+F1" w:hAnsi="CIDFont+F1"/>
            <w:color w:val="000000"/>
            <w:sz w:val="24"/>
            <w:szCs w:val="24"/>
          </w:rPr>
          <w:t>]</w:t>
        </w:r>
        <w:r w:rsidRPr="002E6B5D">
          <w:rPr>
            <w:rFonts w:ascii="CIDFont+F1" w:hAnsi="CIDFont+F1"/>
            <w:color w:val="000000"/>
            <w:sz w:val="24"/>
            <w:szCs w:val="24"/>
          </w:rPr>
          <w:t>的信息</w:t>
        </w:r>
      </w:ins>
    </w:p>
    <w:p w14:paraId="402677D7" w14:textId="77777777" w:rsidR="002E6B5D" w:rsidRPr="002E6B5D" w:rsidRDefault="002E6B5D" w:rsidP="002E6B5D">
      <w:pPr>
        <w:pStyle w:val="a3"/>
        <w:rPr>
          <w:ins w:id="1479" w:author="sun lanlan" w:date="2023-11-08T11:28:00Z"/>
          <w:rFonts w:ascii="CIDFont+F1" w:hAnsi="CIDFont+F1"/>
          <w:color w:val="000000"/>
          <w:sz w:val="24"/>
          <w:szCs w:val="24"/>
        </w:rPr>
      </w:pPr>
      <w:ins w:id="1480" w:author="sun lanlan" w:date="2023-11-08T11:28:00Z">
        <w:r w:rsidRPr="002E6B5D">
          <w:rPr>
            <w:rFonts w:ascii="CIDFont+F1" w:hAnsi="CIDFont+F1" w:hint="eastAsia"/>
            <w:color w:val="000000"/>
            <w:sz w:val="24"/>
            <w:szCs w:val="24"/>
          </w:rPr>
          <w:t>获知，此时由激光雷达正前方顺时针旋转</w:t>
        </w:r>
        <w:r w:rsidRPr="002E6B5D">
          <w:rPr>
            <w:rFonts w:ascii="CIDFont+F1" w:hAnsi="CIDFont+F1"/>
            <w:color w:val="000000"/>
            <w:sz w:val="24"/>
            <w:szCs w:val="24"/>
          </w:rPr>
          <w:t xml:space="preserve"> theta=</w:t>
        </w:r>
        <w:proofErr w:type="spellStart"/>
        <w:r w:rsidRPr="002E6B5D">
          <w:rPr>
            <w:rFonts w:ascii="CIDFont+F1" w:hAnsi="CIDFont+F1"/>
            <w:color w:val="000000"/>
            <w:sz w:val="24"/>
            <w:szCs w:val="24"/>
          </w:rPr>
          <w:t>i</w:t>
        </w:r>
        <w:proofErr w:type="spellEnd"/>
        <w:r w:rsidRPr="002E6B5D">
          <w:rPr>
            <w:rFonts w:ascii="CIDFont+F1" w:hAnsi="CIDFont+F1"/>
            <w:color w:val="000000"/>
            <w:sz w:val="24"/>
            <w:szCs w:val="24"/>
          </w:rPr>
          <w:t>*</w:t>
        </w:r>
        <w:proofErr w:type="spellStart"/>
        <w:r w:rsidRPr="002E6B5D">
          <w:rPr>
            <w:rFonts w:ascii="CIDFont+F1" w:hAnsi="CIDFont+F1"/>
            <w:color w:val="000000"/>
            <w:sz w:val="24"/>
            <w:szCs w:val="24"/>
          </w:rPr>
          <w:t>angle_increment</w:t>
        </w:r>
        <w:proofErr w:type="spellEnd"/>
        <w:r w:rsidRPr="002E6B5D">
          <w:rPr>
            <w:rFonts w:ascii="CIDFont+F1" w:hAnsi="CIDFont+F1"/>
            <w:color w:val="000000"/>
            <w:sz w:val="24"/>
            <w:szCs w:val="24"/>
          </w:rPr>
          <w:t xml:space="preserve"> +</w:t>
        </w:r>
      </w:ins>
    </w:p>
    <w:p w14:paraId="1ED0562A" w14:textId="77777777" w:rsidR="002E6B5D" w:rsidRPr="002E6B5D" w:rsidRDefault="002E6B5D" w:rsidP="002E6B5D">
      <w:pPr>
        <w:pStyle w:val="a3"/>
        <w:rPr>
          <w:ins w:id="1481" w:author="sun lanlan" w:date="2023-11-08T11:28:00Z"/>
          <w:rFonts w:ascii="CIDFont+F1" w:hAnsi="CIDFont+F1"/>
          <w:color w:val="000000"/>
          <w:sz w:val="24"/>
          <w:szCs w:val="24"/>
        </w:rPr>
      </w:pPr>
      <w:proofErr w:type="spellStart"/>
      <w:ins w:id="1482" w:author="sun lanlan" w:date="2023-11-08T11:28:00Z">
        <w:r w:rsidRPr="002E6B5D">
          <w:rPr>
            <w:rFonts w:ascii="CIDFont+F1" w:hAnsi="CIDFont+F1"/>
            <w:color w:val="000000"/>
            <w:sz w:val="24"/>
            <w:szCs w:val="24"/>
          </w:rPr>
          <w:lastRenderedPageBreak/>
          <w:t>angle_min</w:t>
        </w:r>
        <w:proofErr w:type="spellEnd"/>
        <w:r w:rsidRPr="002E6B5D">
          <w:rPr>
            <w:rFonts w:ascii="CIDFont+F1" w:hAnsi="CIDFont+F1"/>
            <w:color w:val="000000"/>
            <w:sz w:val="24"/>
            <w:szCs w:val="24"/>
          </w:rPr>
          <w:t>（弧度）的方向上，边界与原点的距离为</w:t>
        </w:r>
        <w:r w:rsidRPr="002E6B5D">
          <w:rPr>
            <w:rFonts w:ascii="CIDFont+F1" w:hAnsi="CIDFont+F1"/>
            <w:color w:val="000000"/>
            <w:sz w:val="24"/>
            <w:szCs w:val="24"/>
          </w:rPr>
          <w:t xml:space="preserve"> ranges[</w:t>
        </w:r>
        <w:proofErr w:type="spellStart"/>
        <w:r w:rsidRPr="002E6B5D">
          <w:rPr>
            <w:rFonts w:ascii="CIDFont+F1" w:hAnsi="CIDFont+F1"/>
            <w:color w:val="000000"/>
            <w:sz w:val="24"/>
            <w:szCs w:val="24"/>
          </w:rPr>
          <w:t>i</w:t>
        </w:r>
        <w:proofErr w:type="spellEnd"/>
        <w:r w:rsidRPr="002E6B5D">
          <w:rPr>
            <w:rFonts w:ascii="CIDFont+F1" w:hAnsi="CIDFont+F1"/>
            <w:color w:val="000000"/>
            <w:sz w:val="24"/>
            <w:szCs w:val="24"/>
          </w:rPr>
          <w:t>]</w:t>
        </w:r>
        <w:r w:rsidRPr="002E6B5D">
          <w:rPr>
            <w:rFonts w:ascii="CIDFont+F1" w:hAnsi="CIDFont+F1"/>
            <w:color w:val="000000"/>
            <w:sz w:val="24"/>
            <w:szCs w:val="24"/>
          </w:rPr>
          <w:t>。</w:t>
        </w:r>
      </w:ins>
    </w:p>
    <w:p w14:paraId="4CEA70CC" w14:textId="398641AE" w:rsidR="002E6B5D" w:rsidRDefault="002E6B5D" w:rsidP="002E6B5D">
      <w:pPr>
        <w:pStyle w:val="a3"/>
        <w:rPr>
          <w:ins w:id="1483" w:author="sun lanlan" w:date="2023-11-08T11:26:00Z"/>
          <w:rFonts w:ascii="CIDFont+F1" w:hAnsi="CIDFont+F1"/>
          <w:color w:val="000000"/>
          <w:sz w:val="24"/>
          <w:szCs w:val="24"/>
        </w:rPr>
      </w:pPr>
      <w:ins w:id="1484" w:author="sun lanlan" w:date="2023-11-08T11:28:00Z">
        <w:r w:rsidRPr="002E6B5D">
          <w:rPr>
            <w:rFonts w:ascii="CIDFont+F1" w:hAnsi="CIDFont+F1" w:hint="eastAsia"/>
            <w:color w:val="000000"/>
            <w:sz w:val="24"/>
            <w:szCs w:val="24"/>
          </w:rPr>
          <w:t>由此，我们便可得到激光雷达获取到的任意边界点的极坐标信息。</w:t>
        </w:r>
      </w:ins>
    </w:p>
    <w:p w14:paraId="5AE24981" w14:textId="17AE6438" w:rsidR="002E6B5D" w:rsidRPr="002E6B5D" w:rsidRDefault="002E6B5D">
      <w:pPr>
        <w:pStyle w:val="a3"/>
        <w:rPr>
          <w:ins w:id="1485" w:author="sun lanlan" w:date="2023-11-08T11:26:00Z"/>
          <w:rFonts w:ascii="CIDFont+F1" w:hAnsi="CIDFont+F1"/>
          <w:b/>
          <w:bCs/>
          <w:color w:val="000000"/>
          <w:sz w:val="24"/>
          <w:szCs w:val="24"/>
          <w:rPrChange w:id="1486" w:author="sun lanlan" w:date="2023-11-08T11:29:00Z">
            <w:rPr>
              <w:ins w:id="1487" w:author="sun lanlan" w:date="2023-11-08T11:26:00Z"/>
              <w:rFonts w:ascii="CIDFont+F1" w:hAnsi="CIDFont+F1"/>
              <w:color w:val="000000"/>
              <w:sz w:val="24"/>
              <w:szCs w:val="24"/>
            </w:rPr>
          </w:rPrChange>
        </w:rPr>
      </w:pPr>
      <w:ins w:id="1488" w:author="sun lanlan" w:date="2023-11-08T11:29:00Z">
        <w:r w:rsidRPr="002E6B5D">
          <w:rPr>
            <w:rFonts w:ascii="CIDFont+F1" w:hAnsi="CIDFont+F1"/>
            <w:b/>
            <w:bCs/>
            <w:color w:val="000000"/>
            <w:sz w:val="24"/>
            <w:szCs w:val="24"/>
            <w:rPrChange w:id="1489" w:author="sun lanlan" w:date="2023-11-08T11:29:00Z">
              <w:rPr>
                <w:rFonts w:ascii="CIDFont+F1" w:hAnsi="CIDFont+F1"/>
                <w:color w:val="000000"/>
                <w:sz w:val="24"/>
                <w:szCs w:val="24"/>
              </w:rPr>
            </w:rPrChange>
          </w:rPr>
          <w:t xml:space="preserve">2. </w:t>
        </w:r>
        <w:r w:rsidRPr="002E6B5D">
          <w:rPr>
            <w:rFonts w:ascii="CIDFont+F1" w:hAnsi="CIDFont+F1"/>
            <w:b/>
            <w:bCs/>
            <w:color w:val="000000"/>
            <w:sz w:val="24"/>
            <w:szCs w:val="24"/>
            <w:rPrChange w:id="1490" w:author="sun lanlan" w:date="2023-11-08T11:29:00Z">
              <w:rPr>
                <w:rFonts w:ascii="CIDFont+F1" w:hAnsi="CIDFont+F1"/>
                <w:color w:val="000000"/>
                <w:sz w:val="24"/>
                <w:szCs w:val="24"/>
              </w:rPr>
            </w:rPrChange>
          </w:rPr>
          <w:t>代码实现获取激光雷达信息并处理</w:t>
        </w:r>
      </w:ins>
    </w:p>
    <w:p w14:paraId="4195B60C" w14:textId="77777777" w:rsidR="002E6B5D" w:rsidRDefault="002E6B5D">
      <w:pPr>
        <w:pStyle w:val="a3"/>
        <w:rPr>
          <w:ins w:id="1491" w:author="sun lanlan" w:date="2023-11-08T11:26:00Z"/>
          <w:rFonts w:ascii="CIDFont+F1" w:hAnsi="CIDFont+F1"/>
          <w:color w:val="000000"/>
          <w:sz w:val="24"/>
          <w:szCs w:val="24"/>
        </w:rPr>
      </w:pPr>
    </w:p>
    <w:p w14:paraId="3DC41C4D" w14:textId="77777777" w:rsidR="002E6B5D" w:rsidRDefault="002E6B5D" w:rsidP="002E6B5D">
      <w:pPr>
        <w:pStyle w:val="a3"/>
        <w:rPr>
          <w:ins w:id="1492" w:author="sun lanlan" w:date="2023-11-08T11:29:00Z"/>
          <w:rFonts w:ascii="CIDFont+F1" w:hAnsi="CIDFont+F1"/>
          <w:color w:val="000000"/>
          <w:sz w:val="24"/>
          <w:szCs w:val="24"/>
        </w:rPr>
      </w:pPr>
      <w:ins w:id="1493" w:author="sun lanlan" w:date="2023-11-08T11:29:00Z">
        <w:r w:rsidRPr="002E6B5D">
          <w:rPr>
            <w:rFonts w:ascii="CIDFont+F1" w:hAnsi="CIDFont+F1" w:hint="eastAsia"/>
            <w:color w:val="000000"/>
            <w:sz w:val="24"/>
            <w:szCs w:val="24"/>
          </w:rPr>
          <w:t>首先输入以下命令，并输入密码，安装</w:t>
        </w:r>
        <w:r w:rsidRPr="002E6B5D">
          <w:rPr>
            <w:rFonts w:ascii="CIDFont+F1" w:hAnsi="CIDFont+F1"/>
            <w:color w:val="000000"/>
            <w:sz w:val="24"/>
            <w:szCs w:val="24"/>
          </w:rPr>
          <w:t xml:space="preserve"> </w:t>
        </w:r>
        <w:proofErr w:type="spellStart"/>
        <w:r w:rsidRPr="002E6B5D">
          <w:rPr>
            <w:rFonts w:ascii="CIDFont+F1" w:hAnsi="CIDFont+F1"/>
            <w:color w:val="000000"/>
            <w:sz w:val="24"/>
            <w:szCs w:val="24"/>
          </w:rPr>
          <w:t>sensor_msgs</w:t>
        </w:r>
        <w:proofErr w:type="spellEnd"/>
        <w:r w:rsidRPr="002E6B5D">
          <w:rPr>
            <w:rFonts w:ascii="CIDFont+F1" w:hAnsi="CIDFont+F1"/>
            <w:color w:val="000000"/>
            <w:sz w:val="24"/>
            <w:szCs w:val="24"/>
          </w:rPr>
          <w:t xml:space="preserve"> </w:t>
        </w:r>
        <w:r w:rsidRPr="002E6B5D">
          <w:rPr>
            <w:rFonts w:ascii="CIDFont+F1" w:hAnsi="CIDFont+F1"/>
            <w:color w:val="000000"/>
            <w:sz w:val="24"/>
            <w:szCs w:val="24"/>
          </w:rPr>
          <w:t>依赖包：</w:t>
        </w:r>
      </w:ins>
    </w:p>
    <w:p w14:paraId="667E9324" w14:textId="77777777" w:rsidR="002E6B5D" w:rsidRPr="002E6B5D" w:rsidRDefault="002E6B5D" w:rsidP="002E6B5D">
      <w:pPr>
        <w:pStyle w:val="a3"/>
        <w:rPr>
          <w:ins w:id="1494" w:author="sun lanlan" w:date="2023-11-08T11:29:00Z"/>
          <w:rFonts w:ascii="CIDFont+F1" w:hAnsi="CIDFont+F1" w:hint="eastAsia"/>
          <w:color w:val="000000"/>
          <w:sz w:val="24"/>
          <w:szCs w:val="24"/>
        </w:rPr>
      </w:pPr>
    </w:p>
    <w:p w14:paraId="277E871F" w14:textId="77777777" w:rsidR="002E6B5D" w:rsidRDefault="002E6B5D" w:rsidP="002E6B5D">
      <w:pPr>
        <w:pStyle w:val="a3"/>
        <w:rPr>
          <w:ins w:id="1495" w:author="sun lanlan" w:date="2023-11-08T11:29:00Z"/>
          <w:rFonts w:ascii="CIDFont+F1" w:hAnsi="CIDFont+F1"/>
          <w:color w:val="000000"/>
          <w:sz w:val="24"/>
          <w:szCs w:val="24"/>
        </w:rPr>
      </w:pPr>
      <w:proofErr w:type="spellStart"/>
      <w:ins w:id="1496" w:author="sun lanlan" w:date="2023-11-08T11:29:00Z">
        <w:r w:rsidRPr="002E6B5D">
          <w:rPr>
            <w:rFonts w:ascii="CIDFont+F1" w:hAnsi="CIDFont+F1"/>
            <w:color w:val="000000"/>
            <w:sz w:val="24"/>
            <w:szCs w:val="24"/>
          </w:rPr>
          <w:t>sudo</w:t>
        </w:r>
        <w:proofErr w:type="spellEnd"/>
        <w:r w:rsidRPr="002E6B5D">
          <w:rPr>
            <w:rFonts w:ascii="CIDFont+F1" w:hAnsi="CIDFont+F1"/>
            <w:color w:val="000000"/>
            <w:sz w:val="24"/>
            <w:szCs w:val="24"/>
          </w:rPr>
          <w:t xml:space="preserve"> apt install </w:t>
        </w:r>
        <w:proofErr w:type="spellStart"/>
        <w:r w:rsidRPr="002E6B5D">
          <w:rPr>
            <w:rFonts w:ascii="CIDFont+F1" w:hAnsi="CIDFont+F1"/>
            <w:color w:val="000000"/>
            <w:sz w:val="24"/>
            <w:szCs w:val="24"/>
          </w:rPr>
          <w:t>ros</w:t>
        </w:r>
        <w:proofErr w:type="spellEnd"/>
        <w:r w:rsidRPr="002E6B5D">
          <w:rPr>
            <w:rFonts w:ascii="CIDFont+F1" w:hAnsi="CIDFont+F1"/>
            <w:color w:val="000000"/>
            <w:sz w:val="24"/>
            <w:szCs w:val="24"/>
          </w:rPr>
          <w:t>-sensor-</w:t>
        </w:r>
        <w:proofErr w:type="spellStart"/>
        <w:r w:rsidRPr="002E6B5D">
          <w:rPr>
            <w:rFonts w:ascii="CIDFont+F1" w:hAnsi="CIDFont+F1"/>
            <w:color w:val="000000"/>
            <w:sz w:val="24"/>
            <w:szCs w:val="24"/>
          </w:rPr>
          <w:t>msgs</w:t>
        </w:r>
        <w:proofErr w:type="spellEnd"/>
      </w:ins>
    </w:p>
    <w:p w14:paraId="72290CE3" w14:textId="77777777" w:rsidR="002E6B5D" w:rsidRDefault="002E6B5D" w:rsidP="002E6B5D">
      <w:pPr>
        <w:pStyle w:val="a3"/>
        <w:rPr>
          <w:ins w:id="1497" w:author="sun lanlan" w:date="2023-11-08T11:29:00Z"/>
          <w:rFonts w:ascii="CIDFont+F1" w:hAnsi="CIDFont+F1"/>
          <w:color w:val="000000"/>
          <w:sz w:val="24"/>
          <w:szCs w:val="24"/>
        </w:rPr>
      </w:pPr>
    </w:p>
    <w:p w14:paraId="5847E1A1" w14:textId="77777777" w:rsidR="002E6B5D" w:rsidRPr="002E6B5D" w:rsidRDefault="002E6B5D" w:rsidP="002E6B5D">
      <w:pPr>
        <w:pStyle w:val="a3"/>
        <w:rPr>
          <w:ins w:id="1498" w:author="sun lanlan" w:date="2023-11-08T11:29:00Z"/>
          <w:rFonts w:ascii="CIDFont+F1" w:hAnsi="CIDFont+F1" w:hint="eastAsia"/>
          <w:color w:val="000000"/>
          <w:sz w:val="24"/>
          <w:szCs w:val="24"/>
        </w:rPr>
      </w:pPr>
    </w:p>
    <w:p w14:paraId="0DD1166B" w14:textId="3C127F3D" w:rsidR="002E6B5D" w:rsidRDefault="002E6B5D" w:rsidP="002E6B5D">
      <w:pPr>
        <w:pStyle w:val="a3"/>
        <w:rPr>
          <w:ins w:id="1499" w:author="sun lanlan" w:date="2023-11-08T11:26:00Z"/>
          <w:rFonts w:ascii="CIDFont+F1" w:hAnsi="CIDFont+F1"/>
          <w:color w:val="000000"/>
          <w:sz w:val="24"/>
          <w:szCs w:val="24"/>
        </w:rPr>
      </w:pPr>
      <w:ins w:id="1500" w:author="sun lanlan" w:date="2023-11-08T11:29:00Z">
        <w:r w:rsidRPr="002E6B5D">
          <w:rPr>
            <w:rFonts w:ascii="CIDFont+F1" w:hAnsi="CIDFont+F1" w:hint="eastAsia"/>
            <w:color w:val="000000"/>
            <w:sz w:val="24"/>
            <w:szCs w:val="24"/>
          </w:rPr>
          <w:t>安装完成后，编写</w:t>
        </w:r>
        <w:r w:rsidRPr="002E6B5D">
          <w:rPr>
            <w:rFonts w:ascii="CIDFont+F1" w:hAnsi="CIDFont+F1"/>
            <w:color w:val="000000"/>
            <w:sz w:val="24"/>
            <w:szCs w:val="24"/>
          </w:rPr>
          <w:t xml:space="preserve"> C++</w:t>
        </w:r>
        <w:r w:rsidRPr="002E6B5D">
          <w:rPr>
            <w:rFonts w:ascii="CIDFont+F1" w:hAnsi="CIDFont+F1"/>
            <w:color w:val="000000"/>
            <w:sz w:val="24"/>
            <w:szCs w:val="24"/>
          </w:rPr>
          <w:t>代码</w:t>
        </w:r>
      </w:ins>
    </w:p>
    <w:p w14:paraId="7F715248" w14:textId="77777777" w:rsidR="002E6B5D" w:rsidRDefault="002E6B5D">
      <w:pPr>
        <w:pStyle w:val="a3"/>
        <w:rPr>
          <w:ins w:id="1501" w:author="sun lanlan" w:date="2023-11-08T11:26:00Z"/>
          <w:rFonts w:ascii="CIDFont+F1" w:hAnsi="CIDFont+F1"/>
          <w:color w:val="000000"/>
          <w:sz w:val="24"/>
          <w:szCs w:val="24"/>
        </w:rPr>
      </w:pPr>
    </w:p>
    <w:p w14:paraId="34719F51" w14:textId="01397729" w:rsidR="002E6B5D" w:rsidRDefault="002E6B5D">
      <w:pPr>
        <w:pStyle w:val="a3"/>
        <w:rPr>
          <w:ins w:id="1502" w:author="sun lanlan" w:date="2023-11-08T11:26:00Z"/>
          <w:rFonts w:ascii="CIDFont+F1" w:hAnsi="CIDFont+F1"/>
          <w:color w:val="000000"/>
          <w:sz w:val="24"/>
          <w:szCs w:val="24"/>
        </w:rPr>
      </w:pPr>
      <w:ins w:id="1503" w:author="sun lanlan" w:date="2023-11-08T11:29:00Z">
        <w:r w:rsidRPr="002E6B5D">
          <w:rPr>
            <w:rFonts w:ascii="CIDFont+F1" w:hAnsi="CIDFont+F1" w:hint="eastAsia"/>
            <w:color w:val="000000"/>
            <w:sz w:val="24"/>
            <w:szCs w:val="24"/>
          </w:rPr>
          <w:t>由于本实验中需实现在回调函数中发布数据，因此需定义一个类如下：</w:t>
        </w:r>
      </w:ins>
    </w:p>
    <w:p w14:paraId="0721CCE9" w14:textId="77777777" w:rsidR="002E6B5D" w:rsidRDefault="002E6B5D">
      <w:pPr>
        <w:pStyle w:val="a3"/>
        <w:rPr>
          <w:ins w:id="1504" w:author="sun lanlan" w:date="2023-11-08T11:26:00Z"/>
          <w:rFonts w:ascii="CIDFont+F1" w:hAnsi="CIDFont+F1"/>
          <w:color w:val="000000"/>
          <w:sz w:val="24"/>
          <w:szCs w:val="24"/>
        </w:rPr>
      </w:pPr>
    </w:p>
    <w:p w14:paraId="6C9DFDA5" w14:textId="1912559E" w:rsidR="002E6B5D" w:rsidRDefault="002E6B5D">
      <w:pPr>
        <w:pStyle w:val="a3"/>
        <w:rPr>
          <w:ins w:id="1505" w:author="sun lanlan" w:date="2023-11-08T11:26:00Z"/>
          <w:rFonts w:ascii="CIDFont+F1" w:hAnsi="CIDFont+F1"/>
          <w:color w:val="000000"/>
          <w:sz w:val="24"/>
          <w:szCs w:val="24"/>
        </w:rPr>
      </w:pPr>
      <w:ins w:id="1506" w:author="sun lanlan" w:date="2023-11-08T11:29:00Z">
        <w:r w:rsidRPr="002E6B5D">
          <w:rPr>
            <w:rFonts w:ascii="CIDFont+F1" w:hAnsi="CIDFont+F1"/>
            <w:noProof/>
            <w:color w:val="000000"/>
            <w:sz w:val="24"/>
            <w:szCs w:val="24"/>
          </w:rPr>
          <w:drawing>
            <wp:inline distT="0" distB="0" distL="0" distR="0" wp14:anchorId="369B3109" wp14:editId="4137E9D5">
              <wp:extent cx="4606290" cy="2225675"/>
              <wp:effectExtent l="0" t="0" r="3810" b="3175"/>
              <wp:docPr id="1558993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6290" cy="2225675"/>
                      </a:xfrm>
                      <a:prstGeom prst="rect">
                        <a:avLst/>
                      </a:prstGeom>
                      <a:noFill/>
                      <a:ln>
                        <a:noFill/>
                      </a:ln>
                    </pic:spPr>
                  </pic:pic>
                </a:graphicData>
              </a:graphic>
            </wp:inline>
          </w:drawing>
        </w:r>
      </w:ins>
    </w:p>
    <w:p w14:paraId="59DA2221" w14:textId="77777777" w:rsidR="002E6B5D" w:rsidRDefault="002E6B5D">
      <w:pPr>
        <w:pStyle w:val="a3"/>
        <w:rPr>
          <w:ins w:id="1507" w:author="sun lanlan" w:date="2023-11-08T11:26:00Z"/>
          <w:rFonts w:ascii="CIDFont+F1" w:hAnsi="CIDFont+F1"/>
          <w:color w:val="000000"/>
          <w:sz w:val="24"/>
          <w:szCs w:val="24"/>
        </w:rPr>
      </w:pPr>
    </w:p>
    <w:p w14:paraId="06271470" w14:textId="77777777" w:rsidR="002E6B5D" w:rsidRPr="002E6B5D" w:rsidRDefault="002E6B5D" w:rsidP="002E6B5D">
      <w:pPr>
        <w:pStyle w:val="a3"/>
        <w:rPr>
          <w:ins w:id="1508" w:author="sun lanlan" w:date="2023-11-08T11:29:00Z"/>
          <w:rFonts w:ascii="CIDFont+F1" w:hAnsi="CIDFont+F1"/>
          <w:color w:val="000000"/>
          <w:sz w:val="24"/>
          <w:szCs w:val="24"/>
        </w:rPr>
      </w:pPr>
      <w:ins w:id="1509" w:author="sun lanlan" w:date="2023-11-08T11:29:00Z">
        <w:r w:rsidRPr="002E6B5D">
          <w:rPr>
            <w:rFonts w:ascii="CIDFont+F1" w:hAnsi="CIDFont+F1" w:hint="eastAsia"/>
            <w:color w:val="000000"/>
            <w:sz w:val="24"/>
            <w:szCs w:val="24"/>
          </w:rPr>
          <w:t>其中，</w:t>
        </w:r>
        <w:r w:rsidRPr="002E6B5D">
          <w:rPr>
            <w:rFonts w:ascii="CIDFont+F1" w:hAnsi="CIDFont+F1"/>
            <w:color w:val="000000"/>
            <w:sz w:val="24"/>
            <w:szCs w:val="24"/>
          </w:rPr>
          <w:t xml:space="preserve">/scan </w:t>
        </w:r>
        <w:r w:rsidRPr="002E6B5D">
          <w:rPr>
            <w:rFonts w:ascii="CIDFont+F1" w:hAnsi="CIDFont+F1"/>
            <w:color w:val="000000"/>
            <w:sz w:val="24"/>
            <w:szCs w:val="24"/>
          </w:rPr>
          <w:t>为雷达话题，</w:t>
        </w:r>
        <w:r w:rsidRPr="002E6B5D">
          <w:rPr>
            <w:rFonts w:ascii="CIDFont+F1" w:hAnsi="CIDFont+F1"/>
            <w:color w:val="000000"/>
            <w:sz w:val="24"/>
            <w:szCs w:val="24"/>
          </w:rPr>
          <w:t>/car/</w:t>
        </w:r>
        <w:proofErr w:type="spellStart"/>
        <w:r w:rsidRPr="002E6B5D">
          <w:rPr>
            <w:rFonts w:ascii="CIDFont+F1" w:hAnsi="CIDFont+F1"/>
            <w:color w:val="000000"/>
            <w:sz w:val="24"/>
            <w:szCs w:val="24"/>
          </w:rPr>
          <w:t>cmd_vel</w:t>
        </w:r>
        <w:proofErr w:type="spellEnd"/>
        <w:r w:rsidRPr="002E6B5D">
          <w:rPr>
            <w:rFonts w:ascii="CIDFont+F1" w:hAnsi="CIDFont+F1"/>
            <w:color w:val="000000"/>
            <w:sz w:val="24"/>
            <w:szCs w:val="24"/>
          </w:rPr>
          <w:t xml:space="preserve"> </w:t>
        </w:r>
        <w:r w:rsidRPr="002E6B5D">
          <w:rPr>
            <w:rFonts w:ascii="CIDFont+F1" w:hAnsi="CIDFont+F1"/>
            <w:color w:val="000000"/>
            <w:sz w:val="24"/>
            <w:szCs w:val="24"/>
          </w:rPr>
          <w:t>为小车底盘控制话题</w:t>
        </w:r>
      </w:ins>
    </w:p>
    <w:p w14:paraId="40FAF986" w14:textId="2447BC0B" w:rsidR="002E6B5D" w:rsidRDefault="002E6B5D" w:rsidP="002E6B5D">
      <w:pPr>
        <w:pStyle w:val="a3"/>
        <w:rPr>
          <w:ins w:id="1510" w:author="sun lanlan" w:date="2023-11-08T11:26:00Z"/>
          <w:rFonts w:ascii="CIDFont+F1" w:hAnsi="CIDFont+F1"/>
          <w:color w:val="000000"/>
          <w:sz w:val="24"/>
          <w:szCs w:val="24"/>
        </w:rPr>
      </w:pPr>
      <w:ins w:id="1511" w:author="sun lanlan" w:date="2023-11-08T11:29:00Z">
        <w:r w:rsidRPr="002E6B5D">
          <w:rPr>
            <w:rFonts w:ascii="CIDFont+F1" w:hAnsi="CIDFont+F1" w:hint="eastAsia"/>
            <w:color w:val="000000"/>
            <w:sz w:val="24"/>
            <w:szCs w:val="24"/>
          </w:rPr>
          <w:t>随后包含头文件、定义所需变量并编写</w:t>
        </w:r>
        <w:r w:rsidRPr="002E6B5D">
          <w:rPr>
            <w:rFonts w:ascii="CIDFont+F1" w:hAnsi="CIDFont+F1"/>
            <w:color w:val="000000"/>
            <w:sz w:val="24"/>
            <w:szCs w:val="24"/>
          </w:rPr>
          <w:t xml:space="preserve"> main </w:t>
        </w:r>
        <w:r w:rsidRPr="002E6B5D">
          <w:rPr>
            <w:rFonts w:ascii="CIDFont+F1" w:hAnsi="CIDFont+F1"/>
            <w:color w:val="000000"/>
            <w:sz w:val="24"/>
            <w:szCs w:val="24"/>
          </w:rPr>
          <w:t>函数如下：</w:t>
        </w:r>
      </w:ins>
    </w:p>
    <w:p w14:paraId="0A865ADF" w14:textId="77777777" w:rsidR="002E6B5D" w:rsidRPr="007A3508" w:rsidRDefault="002E6B5D">
      <w:pPr>
        <w:pStyle w:val="a3"/>
        <w:rPr>
          <w:ins w:id="1512" w:author="sun lanlan" w:date="2023-11-08T11:26:00Z"/>
          <w:rFonts w:ascii="CIDFont+F1" w:hAnsi="CIDFont+F1" w:hint="eastAsia"/>
          <w:color w:val="000000"/>
          <w:sz w:val="24"/>
          <w:szCs w:val="24"/>
          <w:rPrChange w:id="1513" w:author="sun lanlan" w:date="2023-11-08T10:47:00Z">
            <w:rPr>
              <w:ins w:id="1514" w:author="sun lanlan" w:date="2023-11-08T11:26:00Z"/>
              <w:rFonts w:ascii="微软雅黑" w:eastAsia="微软雅黑" w:hAnsi="微软雅黑" w:cs="微软雅黑"/>
              <w:b/>
              <w:bCs/>
              <w:color w:val="4F4F4F"/>
              <w:sz w:val="24"/>
              <w:szCs w:val="24"/>
            </w:rPr>
          </w:rPrChange>
        </w:rPr>
        <w:pPrChange w:id="1515" w:author="sun lanlan" w:date="2023-11-08T10:11:00Z">
          <w:pPr>
            <w:widowControl/>
            <w:shd w:val="clear" w:color="auto" w:fill="FFFFFF"/>
            <w:spacing w:before="96" w:after="192" w:line="336" w:lineRule="atLeast"/>
            <w:ind w:firstLine="420"/>
          </w:pPr>
        </w:pPrChange>
      </w:pPr>
    </w:p>
    <w:p w14:paraId="30067D42" w14:textId="120149BA" w:rsidR="000B6B6B" w:rsidDel="002E6B5D" w:rsidRDefault="002E6B5D" w:rsidP="002E6B5D">
      <w:pPr>
        <w:pStyle w:val="a3"/>
        <w:rPr>
          <w:del w:id="1516" w:author="sun lanlan" w:date="2023-11-08T09:56:00Z"/>
          <w:rFonts w:ascii="CIDFont+F1" w:hAnsi="CIDFont+F1"/>
          <w:color w:val="000000"/>
          <w:sz w:val="24"/>
          <w:szCs w:val="24"/>
        </w:rPr>
      </w:pPr>
      <w:ins w:id="1517" w:author="sun lanlan" w:date="2023-11-08T11:30:00Z">
        <w:r w:rsidRPr="002E6B5D">
          <w:rPr>
            <w:rFonts w:ascii="CIDFont+F1" w:hAnsi="CIDFont+F1"/>
            <w:noProof/>
            <w:color w:val="000000"/>
            <w:sz w:val="24"/>
            <w:szCs w:val="24"/>
          </w:rPr>
          <w:drawing>
            <wp:inline distT="0" distB="0" distL="0" distR="0" wp14:anchorId="244C7901" wp14:editId="2957B21E">
              <wp:extent cx="2786332" cy="2906481"/>
              <wp:effectExtent l="0" t="0" r="0" b="8255"/>
              <wp:docPr id="8915216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3311" cy="2913761"/>
                      </a:xfrm>
                      <a:prstGeom prst="rect">
                        <a:avLst/>
                      </a:prstGeom>
                      <a:noFill/>
                      <a:ln>
                        <a:noFill/>
                      </a:ln>
                    </pic:spPr>
                  </pic:pic>
                </a:graphicData>
              </a:graphic>
            </wp:inline>
          </w:drawing>
        </w:r>
      </w:ins>
      <w:del w:id="1518" w:author="sun lanlan" w:date="2023-11-08T09:56:00Z">
        <w:r w:rsidR="00000000" w:rsidRPr="007A3508" w:rsidDel="00071403">
          <w:rPr>
            <w:rFonts w:ascii="CIDFont+F1" w:hAnsi="CIDFont+F1" w:hint="eastAsia"/>
            <w:color w:val="000000"/>
            <w:sz w:val="24"/>
            <w:szCs w:val="24"/>
            <w:rPrChange w:id="1519" w:author="sun lanlan" w:date="2023-11-08T10:47:00Z">
              <w:rPr>
                <w:rFonts w:hint="eastAsia"/>
                <w:color w:val="333333"/>
                <w:shd w:val="clear" w:color="auto" w:fill="FFFFFF"/>
              </w:rPr>
            </w:rPrChange>
          </w:rPr>
          <w:delText>强度值过滤器，将超出范围的扫描结果中的距离结果设为最大距离</w:delText>
        </w:r>
        <w:r w:rsidR="00000000" w:rsidRPr="007A3508" w:rsidDel="00071403">
          <w:rPr>
            <w:rFonts w:ascii="CIDFont+F1" w:hAnsi="CIDFont+F1"/>
            <w:color w:val="000000"/>
            <w:sz w:val="24"/>
            <w:szCs w:val="24"/>
            <w:rPrChange w:id="1520" w:author="sun lanlan" w:date="2023-11-08T10:47:00Z">
              <w:rPr>
                <w:color w:val="333333"/>
                <w:shd w:val="clear" w:color="auto" w:fill="FFFFFF"/>
              </w:rPr>
            </w:rPrChange>
          </w:rPr>
          <w:delText>+1</w:delText>
        </w:r>
        <w:r w:rsidR="00000000" w:rsidRPr="007A3508" w:rsidDel="00071403">
          <w:rPr>
            <w:rFonts w:ascii="CIDFont+F1" w:hAnsi="CIDFont+F1" w:hint="eastAsia"/>
            <w:color w:val="000000"/>
            <w:sz w:val="24"/>
            <w:szCs w:val="24"/>
            <w:rPrChange w:id="1521" w:author="sun lanlan" w:date="2023-11-08T10:47:00Z">
              <w:rPr>
                <w:rFonts w:hint="eastAsia"/>
                <w:color w:val="333333"/>
                <w:shd w:val="clear" w:color="auto" w:fill="FFFFFF"/>
              </w:rPr>
            </w:rPrChange>
          </w:rPr>
          <w:delText>，从而将结果标记为异常。这思路有点迷，参数有三个：</w:delText>
        </w:r>
      </w:del>
    </w:p>
    <w:p w14:paraId="74414F38" w14:textId="77777777" w:rsidR="002E6B5D" w:rsidRDefault="002E6B5D">
      <w:pPr>
        <w:pStyle w:val="a3"/>
        <w:rPr>
          <w:ins w:id="1522" w:author="sun lanlan" w:date="2023-11-08T11:30:00Z"/>
          <w:rFonts w:ascii="CIDFont+F1" w:hAnsi="CIDFont+F1"/>
          <w:color w:val="000000"/>
          <w:sz w:val="24"/>
          <w:szCs w:val="24"/>
        </w:rPr>
      </w:pPr>
    </w:p>
    <w:p w14:paraId="07CA5C01" w14:textId="771E5508" w:rsidR="002E6B5D" w:rsidRPr="007A3508" w:rsidRDefault="002E6B5D">
      <w:pPr>
        <w:pStyle w:val="a3"/>
        <w:rPr>
          <w:ins w:id="1523" w:author="sun lanlan" w:date="2023-11-08T11:30:00Z"/>
          <w:rFonts w:ascii="CIDFont+F1" w:hAnsi="CIDFont+F1" w:hint="eastAsia"/>
          <w:color w:val="000000"/>
          <w:sz w:val="24"/>
          <w:szCs w:val="24"/>
          <w:rPrChange w:id="1524" w:author="sun lanlan" w:date="2023-11-08T10:47:00Z">
            <w:rPr>
              <w:ins w:id="1525" w:author="sun lanlan" w:date="2023-11-08T11:30:00Z"/>
              <w:rFonts w:ascii="宋体" w:eastAsia="宋体" w:hAnsi="宋体" w:cs="宋体"/>
              <w:color w:val="333333"/>
              <w:szCs w:val="21"/>
              <w:shd w:val="clear" w:color="auto" w:fill="FFFFFF"/>
            </w:rPr>
          </w:rPrChange>
        </w:rPr>
        <w:pPrChange w:id="1526" w:author="sun lanlan" w:date="2023-11-08T10:11:00Z">
          <w:pPr>
            <w:widowControl/>
            <w:shd w:val="clear" w:color="auto" w:fill="FFFFFF"/>
            <w:spacing w:after="192" w:line="312" w:lineRule="atLeast"/>
            <w:ind w:left="420" w:firstLineChars="200" w:firstLine="480"/>
          </w:pPr>
        </w:pPrChange>
      </w:pPr>
      <w:ins w:id="1527" w:author="sun lanlan" w:date="2023-11-08T11:30:00Z">
        <w:r w:rsidRPr="002E6B5D">
          <w:rPr>
            <w:rFonts w:ascii="CIDFont+F1" w:hAnsi="CIDFont+F1"/>
            <w:noProof/>
            <w:color w:val="000000"/>
            <w:sz w:val="24"/>
            <w:szCs w:val="24"/>
          </w:rPr>
          <w:lastRenderedPageBreak/>
          <w:drawing>
            <wp:inline distT="0" distB="0" distL="0" distR="0" wp14:anchorId="51ACD0C1" wp14:editId="5C991097">
              <wp:extent cx="2829560" cy="1475105"/>
              <wp:effectExtent l="0" t="0" r="8890" b="0"/>
              <wp:docPr id="14233782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560" cy="1475105"/>
                      </a:xfrm>
                      <a:prstGeom prst="rect">
                        <a:avLst/>
                      </a:prstGeom>
                      <a:noFill/>
                      <a:ln>
                        <a:noFill/>
                      </a:ln>
                    </pic:spPr>
                  </pic:pic>
                </a:graphicData>
              </a:graphic>
            </wp:inline>
          </w:drawing>
        </w:r>
      </w:ins>
    </w:p>
    <w:p w14:paraId="78540DAB" w14:textId="77777777" w:rsidR="002E6B5D" w:rsidRPr="002E6B5D" w:rsidRDefault="002E6B5D" w:rsidP="002E6B5D">
      <w:pPr>
        <w:pStyle w:val="a3"/>
        <w:rPr>
          <w:ins w:id="1528" w:author="sun lanlan" w:date="2023-11-08T11:30:00Z"/>
          <w:rFonts w:ascii="CIDFont+F1" w:hAnsi="CIDFont+F1"/>
          <w:color w:val="000000"/>
          <w:sz w:val="24"/>
          <w:szCs w:val="24"/>
        </w:rPr>
      </w:pPr>
      <w:ins w:id="1529" w:author="sun lanlan" w:date="2023-11-08T11:30:00Z">
        <w:r w:rsidRPr="002E6B5D">
          <w:rPr>
            <w:rFonts w:ascii="CIDFont+F1" w:hAnsi="CIDFont+F1" w:hint="eastAsia"/>
            <w:color w:val="000000"/>
            <w:sz w:val="24"/>
            <w:szCs w:val="24"/>
          </w:rPr>
          <w:t>其中</w:t>
        </w:r>
        <w:r w:rsidRPr="002E6B5D">
          <w:rPr>
            <w:rFonts w:ascii="CIDFont+F1" w:hAnsi="CIDFont+F1"/>
            <w:color w:val="000000"/>
            <w:sz w:val="24"/>
            <w:szCs w:val="24"/>
          </w:rPr>
          <w:t xml:space="preserve"> </w:t>
        </w:r>
        <w:proofErr w:type="spellStart"/>
        <w:r w:rsidRPr="002E6B5D">
          <w:rPr>
            <w:rFonts w:ascii="CIDFont+F1" w:hAnsi="CIDFont+F1"/>
            <w:color w:val="000000"/>
            <w:sz w:val="24"/>
            <w:szCs w:val="24"/>
          </w:rPr>
          <w:t>Control.h</w:t>
        </w:r>
        <w:proofErr w:type="spellEnd"/>
        <w:r w:rsidRPr="002E6B5D">
          <w:rPr>
            <w:rFonts w:ascii="CIDFont+F1" w:hAnsi="CIDFont+F1"/>
            <w:color w:val="000000"/>
            <w:sz w:val="24"/>
            <w:szCs w:val="24"/>
          </w:rPr>
          <w:t xml:space="preserve"> </w:t>
        </w:r>
        <w:r w:rsidRPr="002E6B5D">
          <w:rPr>
            <w:rFonts w:ascii="CIDFont+F1" w:hAnsi="CIDFont+F1"/>
            <w:color w:val="000000"/>
            <w:sz w:val="24"/>
            <w:szCs w:val="24"/>
          </w:rPr>
          <w:t>为编写的</w:t>
        </w:r>
        <w:r w:rsidRPr="002E6B5D">
          <w:rPr>
            <w:rFonts w:ascii="CIDFont+F1" w:hAnsi="CIDFont+F1"/>
            <w:color w:val="000000"/>
            <w:sz w:val="24"/>
            <w:szCs w:val="24"/>
          </w:rPr>
          <w:t xml:space="preserve"> PID </w:t>
        </w:r>
        <w:r w:rsidRPr="002E6B5D">
          <w:rPr>
            <w:rFonts w:ascii="CIDFont+F1" w:hAnsi="CIDFont+F1"/>
            <w:color w:val="000000"/>
            <w:sz w:val="24"/>
            <w:szCs w:val="24"/>
          </w:rPr>
          <w:t>文件，内容为</w:t>
        </w:r>
        <w:r w:rsidRPr="002E6B5D">
          <w:rPr>
            <w:rFonts w:ascii="CIDFont+F1" w:hAnsi="CIDFont+F1"/>
            <w:color w:val="000000"/>
            <w:sz w:val="24"/>
            <w:szCs w:val="24"/>
          </w:rPr>
          <w:t xml:space="preserve"> PID </w:t>
        </w:r>
        <w:r w:rsidRPr="002E6B5D">
          <w:rPr>
            <w:rFonts w:ascii="CIDFont+F1" w:hAnsi="CIDFont+F1"/>
            <w:color w:val="000000"/>
            <w:sz w:val="24"/>
            <w:szCs w:val="24"/>
          </w:rPr>
          <w:t>控制器（如下），在此</w:t>
        </w:r>
      </w:ins>
    </w:p>
    <w:p w14:paraId="04000BB2" w14:textId="4B9D4817" w:rsidR="000B6B6B" w:rsidDel="002E6B5D" w:rsidRDefault="002E6B5D" w:rsidP="002E6B5D">
      <w:pPr>
        <w:pStyle w:val="a3"/>
        <w:rPr>
          <w:del w:id="1530" w:author="sun lanlan" w:date="2023-11-08T09:56:00Z"/>
          <w:rFonts w:ascii="CIDFont+F1" w:hAnsi="CIDFont+F1"/>
          <w:color w:val="000000"/>
          <w:sz w:val="24"/>
          <w:szCs w:val="24"/>
        </w:rPr>
      </w:pPr>
      <w:ins w:id="1531" w:author="sun lanlan" w:date="2023-11-08T11:30:00Z">
        <w:r w:rsidRPr="002E6B5D">
          <w:rPr>
            <w:rFonts w:ascii="CIDFont+F1" w:hAnsi="CIDFont+F1" w:hint="eastAsia"/>
            <w:color w:val="000000"/>
            <w:sz w:val="24"/>
            <w:szCs w:val="24"/>
          </w:rPr>
          <w:t>处不作细讲。</w:t>
        </w:r>
      </w:ins>
      <w:del w:id="1532" w:author="sun lanlan" w:date="2023-11-08T09:56:00Z">
        <w:r w:rsidR="00000000" w:rsidRPr="007A3508" w:rsidDel="00071403">
          <w:rPr>
            <w:rFonts w:ascii="CIDFont+F1" w:hAnsi="CIDFont+F1"/>
            <w:noProof/>
            <w:color w:val="000000"/>
            <w:sz w:val="24"/>
            <w:szCs w:val="24"/>
            <w:rPrChange w:id="1533" w:author="sun lanlan" w:date="2023-11-08T10:47:00Z">
              <w:rPr>
                <w:noProof/>
                <w:kern w:val="0"/>
                <w:sz w:val="18"/>
              </w:rPr>
            </w:rPrChange>
          </w:rPr>
          <mc:AlternateContent>
            <mc:Choice Requires="wps">
              <w:drawing>
                <wp:inline distT="0" distB="0" distL="114300" distR="114300" wp14:anchorId="55D19797" wp14:editId="64B1552B">
                  <wp:extent cx="5461635" cy="1011555"/>
                  <wp:effectExtent l="4445" t="4445" r="5080" b="5080"/>
                  <wp:docPr id="37" name="文本框 37"/>
                  <wp:cNvGraphicFramePr/>
                  <a:graphic xmlns:a="http://schemas.openxmlformats.org/drawingml/2006/main">
                    <a:graphicData uri="http://schemas.microsoft.com/office/word/2010/wordprocessingShape">
                      <wps:wsp>
                        <wps:cNvSpPr txBox="1"/>
                        <wps:spPr>
                          <a:xfrm>
                            <a:off x="0" y="0"/>
                            <a:ext cx="5461635" cy="1011555"/>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2332D697" w14:textId="77777777" w:rsidR="000B6B6B" w:rsidRDefault="00000000">
                              <w:pPr>
                                <w:spacing w:before="132"/>
                                <w:ind w:firstLine="420"/>
                                <w:jc w:val="left"/>
                                <w:rPr>
                                  <w:rFonts w:ascii="Consolas" w:eastAsia="Consolas" w:hAnsi="Consolas" w:cs="Consolas"/>
                                  <w:color w:val="000000" w:themeColor="text1"/>
                                  <w:sz w:val="16"/>
                                  <w:szCs w:val="16"/>
                                  <w:shd w:val="clear" w:color="auto" w:fill="F6F8FA"/>
                                </w:rPr>
                              </w:pPr>
                              <w:proofErr w:type="spellStart"/>
                              <w:r>
                                <w:rPr>
                                  <w:rFonts w:ascii="Consolas" w:eastAsia="Consolas" w:hAnsi="Consolas" w:cs="Consolas"/>
                                  <w:color w:val="000000" w:themeColor="text1"/>
                                  <w:sz w:val="16"/>
                                  <w:szCs w:val="16"/>
                                  <w:shd w:val="clear" w:color="auto" w:fill="F6F8FA"/>
                                </w:rPr>
                                <w:t>lower_threshold</w:t>
                              </w:r>
                              <w:proofErr w:type="spellEnd"/>
                              <w:r>
                                <w:rPr>
                                  <w:rFonts w:ascii="Consolas" w:eastAsia="Consolas" w:hAnsi="Consolas" w:cs="Consolas"/>
                                  <w:color w:val="000000" w:themeColor="text1"/>
                                  <w:sz w:val="16"/>
                                  <w:szCs w:val="16"/>
                                  <w:shd w:val="clear" w:color="auto" w:fill="F6F8FA"/>
                                </w:rPr>
                                <w:t xml:space="preserve"> (double) 最小阈值 </w:t>
                              </w:r>
                            </w:p>
                            <w:p w14:paraId="705F20CA" w14:textId="77777777" w:rsidR="000B6B6B" w:rsidRDefault="00000000">
                              <w:pPr>
                                <w:spacing w:before="132"/>
                                <w:ind w:firstLine="420"/>
                                <w:jc w:val="left"/>
                                <w:rPr>
                                  <w:rFonts w:ascii="Consolas" w:eastAsia="Consolas" w:hAnsi="Consolas" w:cs="Consolas"/>
                                  <w:color w:val="000000" w:themeColor="text1"/>
                                  <w:sz w:val="16"/>
                                  <w:szCs w:val="16"/>
                                  <w:shd w:val="clear" w:color="auto" w:fill="F6F8FA"/>
                                </w:rPr>
                              </w:pPr>
                              <w:proofErr w:type="spellStart"/>
                              <w:r>
                                <w:rPr>
                                  <w:rFonts w:ascii="Consolas" w:eastAsia="Consolas" w:hAnsi="Consolas" w:cs="Consolas"/>
                                  <w:color w:val="000000" w:themeColor="text1"/>
                                  <w:sz w:val="16"/>
                                  <w:szCs w:val="16"/>
                                  <w:shd w:val="clear" w:color="auto" w:fill="F6F8FA"/>
                                </w:rPr>
                                <w:t>upper_threshold</w:t>
                              </w:r>
                              <w:proofErr w:type="spellEnd"/>
                              <w:r>
                                <w:rPr>
                                  <w:rFonts w:ascii="Consolas" w:eastAsia="Consolas" w:hAnsi="Consolas" w:cs="Consolas"/>
                                  <w:color w:val="000000" w:themeColor="text1"/>
                                  <w:sz w:val="16"/>
                                  <w:szCs w:val="16"/>
                                  <w:shd w:val="clear" w:color="auto" w:fill="F6F8FA"/>
                                </w:rPr>
                                <w:t xml:space="preserve"> (double) 最大阈值 </w:t>
                              </w:r>
                            </w:p>
                            <w:p w14:paraId="0C79DF98" w14:textId="77777777" w:rsidR="000B6B6B" w:rsidRDefault="00000000">
                              <w:pPr>
                                <w:spacing w:before="132"/>
                                <w:ind w:firstLine="420"/>
                                <w:jc w:val="left"/>
                                <w:rPr>
                                  <w:rFonts w:ascii="Arial" w:eastAsia="Arial" w:hAnsi="Arial" w:cs="Arial"/>
                                  <w:color w:val="000000" w:themeColor="text1"/>
                                  <w:sz w:val="19"/>
                                  <w:szCs w:val="19"/>
                                  <w:shd w:val="clear" w:color="auto" w:fill="FFFFFF"/>
                                </w:rPr>
                              </w:pPr>
                              <w:proofErr w:type="spellStart"/>
                              <w:r>
                                <w:rPr>
                                  <w:rFonts w:ascii="Consolas" w:eastAsia="Consolas" w:hAnsi="Consolas" w:cs="Consolas"/>
                                  <w:color w:val="000000" w:themeColor="text1"/>
                                  <w:sz w:val="16"/>
                                  <w:szCs w:val="16"/>
                                  <w:shd w:val="clear" w:color="auto" w:fill="F6F8FA"/>
                                </w:rPr>
                                <w:t>disp_histogram</w:t>
                              </w:r>
                              <w:proofErr w:type="spellEnd"/>
                              <w:r>
                                <w:rPr>
                                  <w:rFonts w:ascii="Consolas" w:eastAsia="Consolas" w:hAnsi="Consolas" w:cs="Consolas"/>
                                  <w:color w:val="000000" w:themeColor="text1"/>
                                  <w:sz w:val="16"/>
                                  <w:szCs w:val="16"/>
                                  <w:shd w:val="clear" w:color="auto" w:fill="F6F8FA"/>
                                </w:rPr>
                                <w:t xml:space="preserve"> (int) 是否输出柱状图(°Д°)居然有这功能，牛逼</w:t>
                              </w:r>
                            </w:p>
                          </w:txbxContent>
                        </wps:txbx>
                        <wps:bodyPr lIns="0" tIns="0" rIns="0" bIns="0" upright="1"/>
                      </wps:wsp>
                    </a:graphicData>
                  </a:graphic>
                </wp:inline>
              </w:drawing>
            </mc:Choice>
            <mc:Fallback>
              <w:pict>
                <v:shape w14:anchorId="55D19797" id="文本框 37" o:spid="_x0000_s1033" type="#_x0000_t202" style="width:430.05pt;height:7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" fillcolor="#f8f8f8" strokecolor="#ccc" strokeweight=".72pt">
                  <v:textbox inset="0,0,0,0">
                    <w:txbxContent>
                      <w:p w14:paraId="2332D697" w14:textId="77777777" w:rsidR="000B6B6B" w:rsidRDefault="00000000">
                        <w:pPr>
                          <w:spacing w:before="132"/>
                          <w:ind w:firstLine="420"/>
                          <w:jc w:val="left"/>
                          <w:rPr>
                            <w:rFonts w:ascii="Consolas" w:eastAsia="Consolas" w:hAnsi="Consolas" w:cs="Consolas"/>
                            <w:color w:val="000000" w:themeColor="text1"/>
                            <w:sz w:val="16"/>
                            <w:szCs w:val="16"/>
                            <w:shd w:val="clear" w:color="auto" w:fill="F6F8FA"/>
                          </w:rPr>
                        </w:pPr>
                        <w:proofErr w:type="spellStart"/>
                        <w:r>
                          <w:rPr>
                            <w:rFonts w:ascii="Consolas" w:eastAsia="Consolas" w:hAnsi="Consolas" w:cs="Consolas"/>
                            <w:color w:val="000000" w:themeColor="text1"/>
                            <w:sz w:val="16"/>
                            <w:szCs w:val="16"/>
                            <w:shd w:val="clear" w:color="auto" w:fill="F6F8FA"/>
                          </w:rPr>
                          <w:t>lower_threshold</w:t>
                        </w:r>
                        <w:proofErr w:type="spellEnd"/>
                        <w:r>
                          <w:rPr>
                            <w:rFonts w:ascii="Consolas" w:eastAsia="Consolas" w:hAnsi="Consolas" w:cs="Consolas"/>
                            <w:color w:val="000000" w:themeColor="text1"/>
                            <w:sz w:val="16"/>
                            <w:szCs w:val="16"/>
                            <w:shd w:val="clear" w:color="auto" w:fill="F6F8FA"/>
                          </w:rPr>
                          <w:t xml:space="preserve"> (double) 最小阈值 </w:t>
                        </w:r>
                      </w:p>
                      <w:p w14:paraId="705F20CA" w14:textId="77777777" w:rsidR="000B6B6B" w:rsidRDefault="00000000">
                        <w:pPr>
                          <w:spacing w:before="132"/>
                          <w:ind w:firstLine="420"/>
                          <w:jc w:val="left"/>
                          <w:rPr>
                            <w:rFonts w:ascii="Consolas" w:eastAsia="Consolas" w:hAnsi="Consolas" w:cs="Consolas"/>
                            <w:color w:val="000000" w:themeColor="text1"/>
                            <w:sz w:val="16"/>
                            <w:szCs w:val="16"/>
                            <w:shd w:val="clear" w:color="auto" w:fill="F6F8FA"/>
                          </w:rPr>
                        </w:pPr>
                        <w:proofErr w:type="spellStart"/>
                        <w:r>
                          <w:rPr>
                            <w:rFonts w:ascii="Consolas" w:eastAsia="Consolas" w:hAnsi="Consolas" w:cs="Consolas"/>
                            <w:color w:val="000000" w:themeColor="text1"/>
                            <w:sz w:val="16"/>
                            <w:szCs w:val="16"/>
                            <w:shd w:val="clear" w:color="auto" w:fill="F6F8FA"/>
                          </w:rPr>
                          <w:t>upper_threshold</w:t>
                        </w:r>
                        <w:proofErr w:type="spellEnd"/>
                        <w:r>
                          <w:rPr>
                            <w:rFonts w:ascii="Consolas" w:eastAsia="Consolas" w:hAnsi="Consolas" w:cs="Consolas"/>
                            <w:color w:val="000000" w:themeColor="text1"/>
                            <w:sz w:val="16"/>
                            <w:szCs w:val="16"/>
                            <w:shd w:val="clear" w:color="auto" w:fill="F6F8FA"/>
                          </w:rPr>
                          <w:t xml:space="preserve"> (double) 最大阈值 </w:t>
                        </w:r>
                      </w:p>
                      <w:p w14:paraId="0C79DF98" w14:textId="77777777" w:rsidR="000B6B6B" w:rsidRDefault="00000000">
                        <w:pPr>
                          <w:spacing w:before="132"/>
                          <w:ind w:firstLine="420"/>
                          <w:jc w:val="left"/>
                          <w:rPr>
                            <w:rFonts w:ascii="Arial" w:eastAsia="Arial" w:hAnsi="Arial" w:cs="Arial"/>
                            <w:color w:val="000000" w:themeColor="text1"/>
                            <w:sz w:val="19"/>
                            <w:szCs w:val="19"/>
                            <w:shd w:val="clear" w:color="auto" w:fill="FFFFFF"/>
                          </w:rPr>
                        </w:pPr>
                        <w:proofErr w:type="spellStart"/>
                        <w:r>
                          <w:rPr>
                            <w:rFonts w:ascii="Consolas" w:eastAsia="Consolas" w:hAnsi="Consolas" w:cs="Consolas"/>
                            <w:color w:val="000000" w:themeColor="text1"/>
                            <w:sz w:val="16"/>
                            <w:szCs w:val="16"/>
                            <w:shd w:val="clear" w:color="auto" w:fill="F6F8FA"/>
                          </w:rPr>
                          <w:t>disp_histogram</w:t>
                        </w:r>
                        <w:proofErr w:type="spellEnd"/>
                        <w:r>
                          <w:rPr>
                            <w:rFonts w:ascii="Consolas" w:eastAsia="Consolas" w:hAnsi="Consolas" w:cs="Consolas"/>
                            <w:color w:val="000000" w:themeColor="text1"/>
                            <w:sz w:val="16"/>
                            <w:szCs w:val="16"/>
                            <w:shd w:val="clear" w:color="auto" w:fill="F6F8FA"/>
                          </w:rPr>
                          <w:t xml:space="preserve"> (int) 是否输出柱状图(°Д°)居然有这功能，牛逼</w:t>
                        </w:r>
                      </w:p>
                    </w:txbxContent>
                  </v:textbox>
                  <w10:anchorlock/>
                </v:shape>
              </w:pict>
            </mc:Fallback>
          </mc:AlternateContent>
        </w:r>
      </w:del>
    </w:p>
    <w:p w14:paraId="28C518CF" w14:textId="77777777" w:rsidR="002E6B5D" w:rsidRDefault="002E6B5D" w:rsidP="002E6B5D">
      <w:pPr>
        <w:pStyle w:val="a3"/>
        <w:rPr>
          <w:ins w:id="1534" w:author="sun lanlan" w:date="2023-11-08T11:30:00Z"/>
          <w:rFonts w:ascii="CIDFont+F1" w:hAnsi="CIDFont+F1"/>
          <w:color w:val="000000"/>
          <w:sz w:val="24"/>
          <w:szCs w:val="24"/>
        </w:rPr>
      </w:pPr>
    </w:p>
    <w:p w14:paraId="1BD0A8CA" w14:textId="2D509F6D" w:rsidR="002E6B5D" w:rsidRPr="007A3508" w:rsidRDefault="002E6B5D" w:rsidP="002E6B5D">
      <w:pPr>
        <w:pStyle w:val="a3"/>
        <w:rPr>
          <w:ins w:id="1535" w:author="sun lanlan" w:date="2023-11-08T11:30:00Z"/>
          <w:rFonts w:ascii="CIDFont+F1" w:hAnsi="CIDFont+F1" w:hint="eastAsia"/>
          <w:color w:val="000000"/>
          <w:sz w:val="24"/>
          <w:szCs w:val="24"/>
          <w:rPrChange w:id="1536" w:author="sun lanlan" w:date="2023-11-08T10:47:00Z">
            <w:rPr>
              <w:ins w:id="1537" w:author="sun lanlan" w:date="2023-11-08T11:30:00Z"/>
              <w:rFonts w:ascii="宋体" w:eastAsia="宋体" w:hAnsi="宋体" w:cs="宋体"/>
              <w:color w:val="4D4D4D"/>
              <w:sz w:val="18"/>
              <w:szCs w:val="18"/>
              <w:shd w:val="clear" w:color="auto" w:fill="FFFFFF"/>
            </w:rPr>
          </w:rPrChange>
        </w:rPr>
        <w:pPrChange w:id="1538" w:author="sun lanlan" w:date="2023-11-08T10:11:00Z">
          <w:pPr>
            <w:pStyle w:val="aa"/>
            <w:widowControl/>
            <w:shd w:val="clear" w:color="auto" w:fill="FFFFFF"/>
            <w:spacing w:beforeAutospacing="0" w:after="192" w:afterAutospacing="0" w:line="312" w:lineRule="atLeast"/>
            <w:ind w:firstLine="420"/>
          </w:pPr>
        </w:pPrChange>
      </w:pPr>
      <w:ins w:id="1539" w:author="sun lanlan" w:date="2023-11-08T11:30:00Z">
        <w:r w:rsidRPr="002E6B5D">
          <w:rPr>
            <w:rFonts w:ascii="CIDFont+F1" w:hAnsi="CIDFont+F1"/>
            <w:noProof/>
            <w:color w:val="000000"/>
            <w:sz w:val="24"/>
            <w:szCs w:val="24"/>
          </w:rPr>
          <w:drawing>
            <wp:inline distT="0" distB="0" distL="0" distR="0" wp14:anchorId="6BAC9691" wp14:editId="5C831F32">
              <wp:extent cx="3761105" cy="3407410"/>
              <wp:effectExtent l="0" t="0" r="0" b="2540"/>
              <wp:docPr id="16710109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1105" cy="3407410"/>
                      </a:xfrm>
                      <a:prstGeom prst="rect">
                        <a:avLst/>
                      </a:prstGeom>
                      <a:noFill/>
                      <a:ln>
                        <a:noFill/>
                      </a:ln>
                    </pic:spPr>
                  </pic:pic>
                </a:graphicData>
              </a:graphic>
            </wp:inline>
          </w:drawing>
        </w:r>
      </w:ins>
    </w:p>
    <w:p w14:paraId="10CD606B" w14:textId="138B3100" w:rsidR="000B6B6B" w:rsidDel="002E6B5D" w:rsidRDefault="00000000" w:rsidP="002E6B5D">
      <w:pPr>
        <w:pStyle w:val="a3"/>
        <w:rPr>
          <w:del w:id="1540" w:author="sun lanlan" w:date="2023-11-08T09:56:00Z"/>
          <w:rFonts w:ascii="CIDFont+F1" w:hAnsi="CIDFont+F1"/>
          <w:color w:val="000000"/>
          <w:sz w:val="24"/>
          <w:szCs w:val="24"/>
        </w:rPr>
      </w:pPr>
      <w:del w:id="1541" w:author="sun lanlan" w:date="2023-11-08T09:56:00Z">
        <w:r w:rsidRPr="007A3508" w:rsidDel="00071403">
          <w:rPr>
            <w:rFonts w:ascii="CIDFont+F1" w:hAnsi="CIDFont+F1" w:hint="eastAsia"/>
            <w:color w:val="000000"/>
            <w:sz w:val="24"/>
            <w:szCs w:val="24"/>
            <w:rPrChange w:id="1542" w:author="sun lanlan" w:date="2023-11-08T10:47:00Z">
              <w:rPr>
                <w:rFonts w:hint="eastAsia"/>
                <w:color w:val="4D4D4D"/>
                <w:shd w:val="clear" w:color="auto" w:fill="FFFFFF"/>
              </w:rPr>
            </w:rPrChange>
          </w:rPr>
          <w:delText>参数设置示例：</w:delText>
        </w:r>
      </w:del>
    </w:p>
    <w:p w14:paraId="5A5B613D" w14:textId="77777777" w:rsidR="002E6B5D" w:rsidRDefault="002E6B5D">
      <w:pPr>
        <w:pStyle w:val="a3"/>
        <w:rPr>
          <w:ins w:id="1543" w:author="sun lanlan" w:date="2023-11-08T11:31:00Z"/>
          <w:rFonts w:ascii="CIDFont+F1" w:hAnsi="CIDFont+F1"/>
          <w:color w:val="000000"/>
          <w:sz w:val="24"/>
          <w:szCs w:val="24"/>
        </w:rPr>
      </w:pPr>
    </w:p>
    <w:p w14:paraId="75D011D2" w14:textId="77777777" w:rsidR="002E6B5D" w:rsidRDefault="002E6B5D">
      <w:pPr>
        <w:pStyle w:val="a3"/>
        <w:rPr>
          <w:ins w:id="1544" w:author="sun lanlan" w:date="2023-11-08T11:31:00Z"/>
          <w:rFonts w:ascii="CIDFont+F1" w:hAnsi="CIDFont+F1"/>
          <w:color w:val="000000"/>
          <w:sz w:val="24"/>
          <w:szCs w:val="24"/>
        </w:rPr>
      </w:pPr>
    </w:p>
    <w:p w14:paraId="16322674" w14:textId="77777777" w:rsidR="002E6B5D" w:rsidRDefault="002E6B5D">
      <w:pPr>
        <w:pStyle w:val="a3"/>
        <w:rPr>
          <w:ins w:id="1545" w:author="sun lanlan" w:date="2023-11-08T11:31:00Z"/>
          <w:rFonts w:ascii="CIDFont+F1" w:hAnsi="CIDFont+F1"/>
          <w:color w:val="000000"/>
          <w:sz w:val="24"/>
          <w:szCs w:val="24"/>
        </w:rPr>
      </w:pPr>
    </w:p>
    <w:p w14:paraId="1269CC1A" w14:textId="72C4E20B" w:rsidR="002E6B5D" w:rsidRPr="007A3508" w:rsidRDefault="002E6B5D">
      <w:pPr>
        <w:pStyle w:val="a3"/>
        <w:rPr>
          <w:ins w:id="1546" w:author="sun lanlan" w:date="2023-11-08T11:31:00Z"/>
          <w:rFonts w:ascii="CIDFont+F1" w:hAnsi="CIDFont+F1" w:hint="eastAsia"/>
          <w:color w:val="000000"/>
          <w:sz w:val="24"/>
          <w:szCs w:val="24"/>
          <w:rPrChange w:id="1547" w:author="sun lanlan" w:date="2023-11-08T10:47:00Z">
            <w:rPr>
              <w:ins w:id="1548" w:author="sun lanlan" w:date="2023-11-08T11:31:00Z"/>
              <w:rFonts w:ascii="宋体" w:eastAsia="宋体" w:hAnsi="宋体" w:cs="宋体"/>
              <w:color w:val="4D4D4D"/>
              <w:szCs w:val="21"/>
              <w:shd w:val="clear" w:color="auto" w:fill="FFFFFF"/>
            </w:rPr>
          </w:rPrChange>
        </w:rPr>
        <w:pPrChange w:id="1549" w:author="sun lanlan" w:date="2023-11-08T10:11:00Z">
          <w:pPr>
            <w:widowControl/>
            <w:ind w:firstLineChars="200" w:firstLine="480"/>
            <w:jc w:val="left"/>
          </w:pPr>
        </w:pPrChange>
      </w:pPr>
      <w:ins w:id="1550" w:author="sun lanlan" w:date="2023-11-08T11:31:00Z">
        <w:r w:rsidRPr="002E6B5D">
          <w:rPr>
            <w:rFonts w:ascii="CIDFont+F1" w:hAnsi="CIDFont+F1"/>
            <w:noProof/>
            <w:color w:val="000000"/>
            <w:sz w:val="24"/>
            <w:szCs w:val="24"/>
          </w:rPr>
          <w:drawing>
            <wp:inline distT="0" distB="0" distL="0" distR="0" wp14:anchorId="5E7E95AC" wp14:editId="527F051C">
              <wp:extent cx="3864634" cy="2544445"/>
              <wp:effectExtent l="0" t="0" r="2540" b="8255"/>
              <wp:docPr id="1001955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8334" cy="2566633"/>
                      </a:xfrm>
                      <a:prstGeom prst="rect">
                        <a:avLst/>
                      </a:prstGeom>
                      <a:noFill/>
                      <a:ln>
                        <a:noFill/>
                      </a:ln>
                    </pic:spPr>
                  </pic:pic>
                </a:graphicData>
              </a:graphic>
            </wp:inline>
          </w:drawing>
        </w:r>
      </w:ins>
    </w:p>
    <w:p w14:paraId="31F8978D" w14:textId="3C2A597D" w:rsidR="000B6B6B" w:rsidRPr="007A3508" w:rsidDel="00071403" w:rsidRDefault="00000000">
      <w:pPr>
        <w:pStyle w:val="a3"/>
        <w:rPr>
          <w:del w:id="1551" w:author="sun lanlan" w:date="2023-11-08T09:56:00Z"/>
          <w:rFonts w:ascii="CIDFont+F1" w:hAnsi="CIDFont+F1"/>
          <w:color w:val="000000"/>
          <w:sz w:val="24"/>
          <w:szCs w:val="24"/>
          <w:rPrChange w:id="1552" w:author="sun lanlan" w:date="2023-11-08T10:47:00Z">
            <w:rPr>
              <w:del w:id="1553" w:author="sun lanlan" w:date="2023-11-08T09:56:00Z"/>
              <w:rFonts w:ascii="宋体" w:eastAsia="宋体" w:hAnsi="宋体" w:cs="宋体"/>
              <w:sz w:val="18"/>
            </w:rPr>
          </w:rPrChange>
        </w:rPr>
        <w:pPrChange w:id="1554" w:author="sun lanlan" w:date="2023-11-08T10:11:00Z">
          <w:pPr>
            <w:widowControl/>
            <w:ind w:firstLine="420"/>
            <w:jc w:val="left"/>
          </w:pPr>
        </w:pPrChange>
      </w:pPr>
      <w:del w:id="1555" w:author="sun lanlan" w:date="2023-11-08T09:56:00Z">
        <w:r w:rsidRPr="007A3508" w:rsidDel="00071403">
          <w:rPr>
            <w:rFonts w:ascii="CIDFont+F1" w:hAnsi="CIDFont+F1"/>
            <w:noProof/>
            <w:color w:val="000000"/>
            <w:sz w:val="24"/>
            <w:szCs w:val="24"/>
            <w:rPrChange w:id="1556" w:author="sun lanlan" w:date="2023-11-08T10:47:00Z">
              <w:rPr>
                <w:rFonts w:ascii="宋体" w:eastAsia="宋体" w:hAnsi="宋体" w:cs="宋体"/>
                <w:noProof/>
                <w:sz w:val="18"/>
              </w:rPr>
            </w:rPrChange>
          </w:rPr>
          <w:lastRenderedPageBreak/>
          <mc:AlternateContent>
            <mc:Choice Requires="wps">
              <w:drawing>
                <wp:inline distT="0" distB="0" distL="114300" distR="114300" wp14:anchorId="021D403F" wp14:editId="37365A66">
                  <wp:extent cx="5461635" cy="2142490"/>
                  <wp:effectExtent l="4445" t="4445" r="5080" b="17145"/>
                  <wp:docPr id="38" name="文本框 38"/>
                  <wp:cNvGraphicFramePr/>
                  <a:graphic xmlns:a="http://schemas.openxmlformats.org/drawingml/2006/main">
                    <a:graphicData uri="http://schemas.microsoft.com/office/word/2010/wordprocessingShape">
                      <wps:wsp>
                        <wps:cNvSpPr txBox="1"/>
                        <wps:spPr>
                          <a:xfrm>
                            <a:off x="0" y="0"/>
                            <a:ext cx="5461635" cy="2142490"/>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62F55643"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scan_filter_chain</w:t>
                              </w:r>
                              <w:proofErr w:type="spellEnd"/>
                              <w:r>
                                <w:rPr>
                                  <w:rFonts w:ascii="宋体" w:eastAsia="宋体" w:hAnsi="宋体" w:cs="宋体" w:hint="eastAsia"/>
                                  <w:color w:val="000000" w:themeColor="text1"/>
                                  <w:sz w:val="18"/>
                                  <w:szCs w:val="18"/>
                                  <w:shd w:val="clear" w:color="auto" w:fill="FFFFFF"/>
                                </w:rPr>
                                <w:t>:</w:t>
                              </w:r>
                            </w:p>
                            <w:p w14:paraId="78FB413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70AD47" w:themeColor="accent6"/>
                                  <w:sz w:val="18"/>
                                  <w:szCs w:val="18"/>
                                  <w:shd w:val="clear" w:color="auto" w:fill="FFFFFF"/>
                                </w:rPr>
                                <w:t>- name:</w:t>
                              </w:r>
                              <w:r>
                                <w:rPr>
                                  <w:rFonts w:ascii="宋体" w:eastAsia="宋体" w:hAnsi="宋体" w:cs="宋体" w:hint="eastAsia"/>
                                  <w:color w:val="000000" w:themeColor="text1"/>
                                  <w:sz w:val="18"/>
                                  <w:szCs w:val="18"/>
                                  <w:shd w:val="clear" w:color="auto" w:fill="FFFFFF"/>
                                </w:rPr>
                                <w:t xml:space="preserve"> intensity</w:t>
                              </w:r>
                            </w:p>
                            <w:p w14:paraId="5A011AD7"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type:</w:t>
                              </w: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000000" w:themeColor="text1"/>
                                  <w:sz w:val="18"/>
                                  <w:szCs w:val="18"/>
                                  <w:shd w:val="clear" w:color="auto" w:fill="FFFFFF"/>
                                </w:rPr>
                                <w:t>LaserScanIntensityFilter</w:t>
                              </w:r>
                              <w:proofErr w:type="spellEnd"/>
                            </w:p>
                            <w:p w14:paraId="776F97B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params:</w:t>
                              </w:r>
                            </w:p>
                            <w:p w14:paraId="0F1C8A7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lower_threshold</w:t>
                              </w:r>
                              <w:proofErr w:type="spellEnd"/>
                              <w:r>
                                <w:rPr>
                                  <w:rFonts w:ascii="宋体" w:eastAsia="宋体" w:hAnsi="宋体" w:cs="宋体" w:hint="eastAsia"/>
                                  <w:color w:val="70AD47" w:themeColor="accent6"/>
                                  <w:sz w:val="18"/>
                                  <w:szCs w:val="18"/>
                                  <w:shd w:val="clear" w:color="auto" w:fill="FFFFFF"/>
                                </w:rPr>
                                <w:t xml:space="preserve">: </w:t>
                              </w:r>
                              <w:r>
                                <w:rPr>
                                  <w:rFonts w:ascii="宋体" w:eastAsia="宋体" w:hAnsi="宋体" w:cs="宋体" w:hint="eastAsia"/>
                                  <w:color w:val="000000" w:themeColor="text1"/>
                                  <w:sz w:val="18"/>
                                  <w:szCs w:val="18"/>
                                  <w:shd w:val="clear" w:color="auto" w:fill="FFFFFF"/>
                                </w:rPr>
                                <w:t>8000</w:t>
                              </w:r>
                            </w:p>
                            <w:p w14:paraId="54F8032A"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upper_threshold</w:t>
                              </w:r>
                              <w:proofErr w:type="spellEnd"/>
                              <w:r>
                                <w:rPr>
                                  <w:rFonts w:ascii="宋体" w:eastAsia="宋体" w:hAnsi="宋体" w:cs="宋体" w:hint="eastAsia"/>
                                  <w:color w:val="70AD47" w:themeColor="accent6"/>
                                  <w:sz w:val="18"/>
                                  <w:szCs w:val="18"/>
                                  <w:shd w:val="clear" w:color="auto" w:fill="FFFFFF"/>
                                </w:rPr>
                                <w:t xml:space="preserve">: </w:t>
                              </w:r>
                              <w:r>
                                <w:rPr>
                                  <w:rFonts w:ascii="宋体" w:eastAsia="宋体" w:hAnsi="宋体" w:cs="宋体" w:hint="eastAsia"/>
                                  <w:color w:val="000000" w:themeColor="text1"/>
                                  <w:sz w:val="18"/>
                                  <w:szCs w:val="18"/>
                                  <w:shd w:val="clear" w:color="auto" w:fill="FFFFFF"/>
                                </w:rPr>
                                <w:t>100000</w:t>
                              </w:r>
                            </w:p>
                            <w:p w14:paraId="499E549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disp_histogram</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0</w:t>
                              </w:r>
                            </w:p>
                          </w:txbxContent>
                        </wps:txbx>
                        <wps:bodyPr lIns="0" tIns="0" rIns="0" bIns="0" upright="1"/>
                      </wps:wsp>
                    </a:graphicData>
                  </a:graphic>
                </wp:inline>
              </w:drawing>
            </mc:Choice>
            <mc:Fallback>
              <w:pict>
                <v:shape w14:anchorId="021D403F" id="文本框 38" o:spid="_x0000_s1034" type="#_x0000_t202" style="width:430.05pt;height:16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" fillcolor="#f8f8f8" strokecolor="#ccc" strokeweight=".72pt">
                  <v:textbox inset="0,0,0,0">
                    <w:txbxContent>
                      <w:p w14:paraId="62F55643"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scan_filter_chain</w:t>
                        </w:r>
                        <w:proofErr w:type="spellEnd"/>
                        <w:r>
                          <w:rPr>
                            <w:rFonts w:ascii="宋体" w:eastAsia="宋体" w:hAnsi="宋体" w:cs="宋体" w:hint="eastAsia"/>
                            <w:color w:val="000000" w:themeColor="text1"/>
                            <w:sz w:val="18"/>
                            <w:szCs w:val="18"/>
                            <w:shd w:val="clear" w:color="auto" w:fill="FFFFFF"/>
                          </w:rPr>
                          <w:t>:</w:t>
                        </w:r>
                      </w:p>
                      <w:p w14:paraId="78FB413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70AD47" w:themeColor="accent6"/>
                            <w:sz w:val="18"/>
                            <w:szCs w:val="18"/>
                            <w:shd w:val="clear" w:color="auto" w:fill="FFFFFF"/>
                          </w:rPr>
                          <w:t>- name:</w:t>
                        </w:r>
                        <w:r>
                          <w:rPr>
                            <w:rFonts w:ascii="宋体" w:eastAsia="宋体" w:hAnsi="宋体" w:cs="宋体" w:hint="eastAsia"/>
                            <w:color w:val="000000" w:themeColor="text1"/>
                            <w:sz w:val="18"/>
                            <w:szCs w:val="18"/>
                            <w:shd w:val="clear" w:color="auto" w:fill="FFFFFF"/>
                          </w:rPr>
                          <w:t xml:space="preserve"> intensity</w:t>
                        </w:r>
                      </w:p>
                      <w:p w14:paraId="5A011AD7"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type:</w:t>
                        </w: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000000" w:themeColor="text1"/>
                            <w:sz w:val="18"/>
                            <w:szCs w:val="18"/>
                            <w:shd w:val="clear" w:color="auto" w:fill="FFFFFF"/>
                          </w:rPr>
                          <w:t>LaserScanIntensityFilter</w:t>
                        </w:r>
                        <w:proofErr w:type="spellEnd"/>
                      </w:p>
                      <w:p w14:paraId="776F97B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params:</w:t>
                        </w:r>
                      </w:p>
                      <w:p w14:paraId="0F1C8A7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lower_threshold</w:t>
                        </w:r>
                        <w:proofErr w:type="spellEnd"/>
                        <w:r>
                          <w:rPr>
                            <w:rFonts w:ascii="宋体" w:eastAsia="宋体" w:hAnsi="宋体" w:cs="宋体" w:hint="eastAsia"/>
                            <w:color w:val="70AD47" w:themeColor="accent6"/>
                            <w:sz w:val="18"/>
                            <w:szCs w:val="18"/>
                            <w:shd w:val="clear" w:color="auto" w:fill="FFFFFF"/>
                          </w:rPr>
                          <w:t xml:space="preserve">: </w:t>
                        </w:r>
                        <w:r>
                          <w:rPr>
                            <w:rFonts w:ascii="宋体" w:eastAsia="宋体" w:hAnsi="宋体" w:cs="宋体" w:hint="eastAsia"/>
                            <w:color w:val="000000" w:themeColor="text1"/>
                            <w:sz w:val="18"/>
                            <w:szCs w:val="18"/>
                            <w:shd w:val="clear" w:color="auto" w:fill="FFFFFF"/>
                          </w:rPr>
                          <w:t>8000</w:t>
                        </w:r>
                      </w:p>
                      <w:p w14:paraId="54F8032A"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upper_threshold</w:t>
                        </w:r>
                        <w:proofErr w:type="spellEnd"/>
                        <w:r>
                          <w:rPr>
                            <w:rFonts w:ascii="宋体" w:eastAsia="宋体" w:hAnsi="宋体" w:cs="宋体" w:hint="eastAsia"/>
                            <w:color w:val="70AD47" w:themeColor="accent6"/>
                            <w:sz w:val="18"/>
                            <w:szCs w:val="18"/>
                            <w:shd w:val="clear" w:color="auto" w:fill="FFFFFF"/>
                          </w:rPr>
                          <w:t xml:space="preserve">: </w:t>
                        </w:r>
                        <w:r>
                          <w:rPr>
                            <w:rFonts w:ascii="宋体" w:eastAsia="宋体" w:hAnsi="宋体" w:cs="宋体" w:hint="eastAsia"/>
                            <w:color w:val="000000" w:themeColor="text1"/>
                            <w:sz w:val="18"/>
                            <w:szCs w:val="18"/>
                            <w:shd w:val="clear" w:color="auto" w:fill="FFFFFF"/>
                          </w:rPr>
                          <w:t>100000</w:t>
                        </w:r>
                      </w:p>
                      <w:p w14:paraId="499E549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disp_histogram</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0</w:t>
                        </w:r>
                      </w:p>
                    </w:txbxContent>
                  </v:textbox>
                  <w10:anchorlock/>
                </v:shape>
              </w:pict>
            </mc:Fallback>
          </mc:AlternateContent>
        </w:r>
      </w:del>
    </w:p>
    <w:p w14:paraId="28DADC48" w14:textId="1CE1CE0A" w:rsidR="000B6B6B" w:rsidRPr="007A3508" w:rsidDel="00071403" w:rsidRDefault="00000000">
      <w:pPr>
        <w:pStyle w:val="a3"/>
        <w:rPr>
          <w:del w:id="1557" w:author="sun lanlan" w:date="2023-11-08T09:56:00Z"/>
          <w:rFonts w:ascii="CIDFont+F1" w:hAnsi="CIDFont+F1"/>
          <w:color w:val="000000"/>
          <w:sz w:val="24"/>
          <w:szCs w:val="24"/>
          <w:rPrChange w:id="1558" w:author="sun lanlan" w:date="2023-11-08T10:47:00Z">
            <w:rPr>
              <w:del w:id="1559" w:author="sun lanlan" w:date="2023-11-08T09:56:00Z"/>
            </w:rPr>
          </w:rPrChange>
        </w:rPr>
        <w:pPrChange w:id="1560" w:author="sun lanlan" w:date="2023-11-08T10:11:00Z">
          <w:pPr>
            <w:widowControl/>
            <w:numPr>
              <w:numId w:val="2"/>
            </w:numPr>
            <w:shd w:val="clear" w:color="auto" w:fill="FFFFFF"/>
            <w:tabs>
              <w:tab w:val="left" w:pos="312"/>
            </w:tabs>
            <w:spacing w:before="96" w:after="192" w:line="336" w:lineRule="atLeast"/>
          </w:pPr>
        </w:pPrChange>
      </w:pPr>
      <w:del w:id="1561" w:author="sun lanlan" w:date="2023-11-08T09:56:00Z">
        <w:r w:rsidRPr="007A3508" w:rsidDel="00071403">
          <w:rPr>
            <w:rFonts w:ascii="CIDFont+F1" w:hAnsi="CIDFont+F1"/>
            <w:color w:val="000000"/>
            <w:sz w:val="24"/>
            <w:szCs w:val="24"/>
            <w:rPrChange w:id="1562" w:author="sun lanlan" w:date="2023-11-08T10:47:00Z">
              <w:rPr>
                <w:rFonts w:ascii="微软雅黑" w:eastAsia="微软雅黑" w:hAnsi="微软雅黑" w:cs="微软雅黑"/>
                <w:b/>
                <w:bCs/>
                <w:color w:val="4F4F4F"/>
                <w:sz w:val="24"/>
                <w:szCs w:val="24"/>
                <w:shd w:val="clear" w:color="auto" w:fill="FFFFFF"/>
              </w:rPr>
            </w:rPrChange>
          </w:rPr>
          <w:delText>LaserScanRangeFilter</w:delText>
        </w:r>
        <w:r w:rsidRPr="007A3508" w:rsidDel="00071403">
          <w:rPr>
            <w:rFonts w:ascii="CIDFont+F1" w:hAnsi="CIDFont+F1" w:hint="eastAsia"/>
            <w:color w:val="000000"/>
            <w:sz w:val="24"/>
            <w:szCs w:val="24"/>
            <w:rPrChange w:id="1563" w:author="sun lanlan" w:date="2023-11-08T10:47:00Z">
              <w:rPr>
                <w:rFonts w:ascii="微软雅黑" w:eastAsia="微软雅黑" w:hAnsi="微软雅黑" w:cs="微软雅黑" w:hint="eastAsia"/>
                <w:b/>
                <w:bCs/>
                <w:color w:val="4F4F4F"/>
                <w:sz w:val="24"/>
                <w:szCs w:val="24"/>
                <w:shd w:val="clear" w:color="auto" w:fill="FFFFFF"/>
              </w:rPr>
            </w:rPrChange>
          </w:rPr>
          <w:delText>：</w:delText>
        </w:r>
      </w:del>
    </w:p>
    <w:p w14:paraId="6F418ABF" w14:textId="00AEF6C7" w:rsidR="000B6B6B" w:rsidRPr="007A3508" w:rsidDel="00071403" w:rsidRDefault="00000000">
      <w:pPr>
        <w:pStyle w:val="a3"/>
        <w:rPr>
          <w:del w:id="1564" w:author="sun lanlan" w:date="2023-11-08T09:56:00Z"/>
          <w:rFonts w:ascii="CIDFont+F1" w:hAnsi="CIDFont+F1"/>
          <w:color w:val="000000"/>
          <w:sz w:val="24"/>
          <w:szCs w:val="24"/>
          <w:rPrChange w:id="1565" w:author="sun lanlan" w:date="2023-11-08T10:47:00Z">
            <w:rPr>
              <w:del w:id="1566" w:author="sun lanlan" w:date="2023-11-08T09:56:00Z"/>
              <w:rFonts w:ascii="宋体" w:eastAsia="宋体" w:hAnsi="宋体" w:cs="宋体"/>
              <w:color w:val="333333"/>
              <w:szCs w:val="21"/>
              <w:shd w:val="clear" w:color="auto" w:fill="FFFFFF"/>
            </w:rPr>
          </w:rPrChange>
        </w:rPr>
        <w:pPrChange w:id="1567" w:author="sun lanlan" w:date="2023-11-08T10:11:00Z">
          <w:pPr>
            <w:widowControl/>
            <w:numPr>
              <w:ilvl w:val="255"/>
            </w:numPr>
            <w:ind w:firstLineChars="200" w:firstLine="420"/>
            <w:jc w:val="left"/>
          </w:pPr>
        </w:pPrChange>
      </w:pPr>
      <w:del w:id="1568" w:author="sun lanlan" w:date="2023-11-08T09:56:00Z">
        <w:r w:rsidRPr="007A3508" w:rsidDel="00071403">
          <w:rPr>
            <w:rFonts w:ascii="CIDFont+F1" w:hAnsi="CIDFont+F1" w:hint="eastAsia"/>
            <w:color w:val="000000"/>
            <w:sz w:val="24"/>
            <w:szCs w:val="24"/>
            <w:rPrChange w:id="1569" w:author="sun lanlan" w:date="2023-11-08T10:47:00Z">
              <w:rPr>
                <w:rFonts w:ascii="宋体" w:eastAsia="宋体" w:hAnsi="宋体" w:cs="宋体" w:hint="eastAsia"/>
                <w:color w:val="4D4D4D"/>
                <w:szCs w:val="21"/>
                <w:shd w:val="clear" w:color="auto" w:fill="FFFFFF"/>
              </w:rPr>
            </w:rPrChange>
          </w:rPr>
          <w:delText>距离值过滤器，会把超过设定范围阈值的数据改为</w:delText>
        </w:r>
        <w:r w:rsidRPr="007A3508" w:rsidDel="00071403">
          <w:rPr>
            <w:rFonts w:ascii="CIDFont+F1" w:hAnsi="CIDFont+F1"/>
            <w:color w:val="000000"/>
            <w:sz w:val="24"/>
            <w:szCs w:val="24"/>
            <w:rPrChange w:id="1570" w:author="sun lanlan" w:date="2023-11-08T10:47:00Z">
              <w:rPr>
                <w:rFonts w:ascii="宋体" w:eastAsia="宋体" w:hAnsi="宋体" w:cs="宋体"/>
                <w:color w:val="4D4D4D"/>
                <w:szCs w:val="21"/>
                <w:shd w:val="clear" w:color="auto" w:fill="FFFFFF"/>
              </w:rPr>
            </w:rPrChange>
          </w:rPr>
          <w:delText>NaN</w:delText>
        </w:r>
        <w:r w:rsidRPr="007A3508" w:rsidDel="00071403">
          <w:rPr>
            <w:rFonts w:ascii="CIDFont+F1" w:hAnsi="CIDFont+F1" w:hint="eastAsia"/>
            <w:color w:val="000000"/>
            <w:sz w:val="24"/>
            <w:szCs w:val="24"/>
            <w:rPrChange w:id="1571" w:author="sun lanlan" w:date="2023-11-08T10:47:00Z">
              <w:rPr>
                <w:rFonts w:ascii="宋体" w:eastAsia="宋体" w:hAnsi="宋体" w:cs="宋体" w:hint="eastAsia"/>
                <w:color w:val="4D4D4D"/>
                <w:szCs w:val="21"/>
                <w:shd w:val="clear" w:color="auto" w:fill="FFFFFF"/>
              </w:rPr>
            </w:rPrChange>
          </w:rPr>
          <w:delText>或根据设定进行更改。另外可以读取</w:delText>
        </w:r>
        <w:r w:rsidRPr="007A3508" w:rsidDel="00071403">
          <w:rPr>
            <w:rFonts w:ascii="CIDFont+F1" w:hAnsi="CIDFont+F1"/>
            <w:color w:val="000000"/>
            <w:sz w:val="24"/>
            <w:szCs w:val="24"/>
            <w:rPrChange w:id="1572" w:author="sun lanlan" w:date="2023-11-08T10:47:00Z">
              <w:rPr>
                <w:rFonts w:ascii="宋体" w:eastAsia="宋体" w:hAnsi="宋体" w:cs="宋体"/>
                <w:color w:val="4D4D4D"/>
                <w:szCs w:val="21"/>
                <w:shd w:val="clear" w:color="auto" w:fill="FFFFFF"/>
              </w:rPr>
            </w:rPrChange>
          </w:rPr>
          <w:delText>scan</w:delText>
        </w:r>
        <w:r w:rsidRPr="007A3508" w:rsidDel="00071403">
          <w:rPr>
            <w:rFonts w:ascii="CIDFont+F1" w:hAnsi="CIDFont+F1" w:hint="eastAsia"/>
            <w:color w:val="000000"/>
            <w:sz w:val="24"/>
            <w:szCs w:val="24"/>
            <w:rPrChange w:id="1573" w:author="sun lanlan" w:date="2023-11-08T10:47:00Z">
              <w:rPr>
                <w:rFonts w:ascii="宋体" w:eastAsia="宋体" w:hAnsi="宋体" w:cs="宋体" w:hint="eastAsia"/>
                <w:color w:val="4D4D4D"/>
                <w:szCs w:val="21"/>
                <w:shd w:val="clear" w:color="auto" w:fill="FFFFFF"/>
              </w:rPr>
            </w:rPrChange>
          </w:rPr>
          <w:delText>消息中的范围阈值信息。</w:delText>
        </w:r>
      </w:del>
    </w:p>
    <w:p w14:paraId="4074C45D" w14:textId="4858E3BC" w:rsidR="000B6B6B" w:rsidRPr="007A3508" w:rsidDel="00071403" w:rsidRDefault="00000000">
      <w:pPr>
        <w:pStyle w:val="a3"/>
        <w:rPr>
          <w:del w:id="1574" w:author="sun lanlan" w:date="2023-11-08T09:56:00Z"/>
          <w:rFonts w:ascii="CIDFont+F1" w:hAnsi="CIDFont+F1"/>
          <w:color w:val="000000"/>
          <w:sz w:val="24"/>
          <w:szCs w:val="24"/>
          <w:rPrChange w:id="1575" w:author="sun lanlan" w:date="2023-11-08T10:47:00Z">
            <w:rPr>
              <w:del w:id="1576" w:author="sun lanlan" w:date="2023-11-08T09:56:00Z"/>
              <w:rFonts w:ascii="宋体" w:eastAsia="宋体" w:hAnsi="宋体" w:cs="宋体"/>
              <w:sz w:val="18"/>
            </w:rPr>
          </w:rPrChange>
        </w:rPr>
        <w:pPrChange w:id="1577" w:author="sun lanlan" w:date="2023-11-08T10:11:00Z">
          <w:pPr>
            <w:widowControl/>
            <w:jc w:val="left"/>
          </w:pPr>
        </w:pPrChange>
      </w:pPr>
      <w:del w:id="1578" w:author="sun lanlan" w:date="2023-11-08T09:56:00Z">
        <w:r w:rsidRPr="007A3508" w:rsidDel="00071403">
          <w:rPr>
            <w:rFonts w:ascii="CIDFont+F1" w:hAnsi="CIDFont+F1"/>
            <w:noProof/>
            <w:color w:val="000000"/>
            <w:sz w:val="24"/>
            <w:szCs w:val="24"/>
            <w:rPrChange w:id="1579" w:author="sun lanlan" w:date="2023-11-08T10:47:00Z">
              <w:rPr>
                <w:rFonts w:ascii="宋体" w:eastAsia="宋体" w:hAnsi="宋体" w:cs="宋体"/>
                <w:noProof/>
                <w:sz w:val="18"/>
              </w:rPr>
            </w:rPrChange>
          </w:rPr>
          <mc:AlternateContent>
            <mc:Choice Requires="wps">
              <w:drawing>
                <wp:inline distT="0" distB="0" distL="114300" distR="114300" wp14:anchorId="3B36C6A9" wp14:editId="3F701670">
                  <wp:extent cx="5461635" cy="1564005"/>
                  <wp:effectExtent l="4445" t="4445" r="5080" b="16510"/>
                  <wp:docPr id="39" name="文本框 39"/>
                  <wp:cNvGraphicFramePr/>
                  <a:graphic xmlns:a="http://schemas.openxmlformats.org/drawingml/2006/main">
                    <a:graphicData uri="http://schemas.microsoft.com/office/word/2010/wordprocessingShape">
                      <wps:wsp>
                        <wps:cNvSpPr txBox="1"/>
                        <wps:spPr>
                          <a:xfrm>
                            <a:off x="0" y="0"/>
                            <a:ext cx="5461635" cy="1564005"/>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250873C0"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lower_threshold</w:t>
                              </w:r>
                              <w:proofErr w:type="spellEnd"/>
                              <w:r>
                                <w:rPr>
                                  <w:rFonts w:ascii="宋体" w:eastAsia="宋体" w:hAnsi="宋体" w:cs="宋体" w:hint="eastAsia"/>
                                  <w:color w:val="000000" w:themeColor="text1"/>
                                  <w:sz w:val="18"/>
                                  <w:szCs w:val="18"/>
                                  <w:shd w:val="clear" w:color="auto" w:fill="FFFFFF"/>
                                </w:rPr>
                                <w:t xml:space="preserve"> (double) 最小阈值</w:t>
                              </w:r>
                            </w:p>
                            <w:p w14:paraId="504D6264" w14:textId="77777777" w:rsidR="000B6B6B" w:rsidRDefault="00000000">
                              <w:pPr>
                                <w:spacing w:before="132"/>
                                <w:ind w:firstLine="420"/>
                                <w:jc w:val="left"/>
                                <w:rPr>
                                  <w:rFonts w:ascii="宋体" w:eastAsia="宋体" w:hAnsi="宋体" w:cs="宋体"/>
                                  <w:color w:val="0000FF"/>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upper_threshold</w:t>
                              </w:r>
                              <w:proofErr w:type="spellEnd"/>
                              <w:r>
                                <w:rPr>
                                  <w:rFonts w:ascii="宋体" w:eastAsia="宋体" w:hAnsi="宋体" w:cs="宋体" w:hint="eastAsia"/>
                                  <w:color w:val="000000" w:themeColor="text1"/>
                                  <w:sz w:val="18"/>
                                  <w:szCs w:val="18"/>
                                  <w:shd w:val="clear" w:color="auto" w:fill="FFFFFF"/>
                                </w:rPr>
                                <w:t xml:space="preserve"> (double) 最大阈值</w:t>
                              </w:r>
                            </w:p>
                            <w:p w14:paraId="43C487C5"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use_message_range_limits</w:t>
                              </w:r>
                              <w:proofErr w:type="spellEnd"/>
                              <w:r>
                                <w:rPr>
                                  <w:rFonts w:ascii="宋体" w:eastAsia="宋体" w:hAnsi="宋体" w:cs="宋体" w:hint="eastAsia"/>
                                  <w:color w:val="000000" w:themeColor="text1"/>
                                  <w:sz w:val="18"/>
                                  <w:szCs w:val="18"/>
                                  <w:shd w:val="clear" w:color="auto" w:fill="FFFFFF"/>
                                </w:rPr>
                                <w:t xml:space="preserve"> (bool) 是否使用scan消息中的阈值信息，默认为false</w:t>
                              </w:r>
                            </w:p>
                            <w:p w14:paraId="65996A8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lower_replacement_value</w:t>
                              </w:r>
                              <w:proofErr w:type="spellEnd"/>
                              <w:r>
                                <w:rPr>
                                  <w:rFonts w:ascii="宋体" w:eastAsia="宋体" w:hAnsi="宋体" w:cs="宋体" w:hint="eastAsia"/>
                                  <w:color w:val="000000" w:themeColor="text1"/>
                                  <w:sz w:val="18"/>
                                  <w:szCs w:val="18"/>
                                  <w:shd w:val="clear" w:color="auto" w:fill="FFFFFF"/>
                                </w:rPr>
                                <w:t xml:space="preserve"> (double) 将小于最小阈值的数据改为该值，默认</w:t>
                              </w:r>
                              <w:proofErr w:type="spellStart"/>
                              <w:r>
                                <w:rPr>
                                  <w:rFonts w:ascii="宋体" w:eastAsia="宋体" w:hAnsi="宋体" w:cs="宋体" w:hint="eastAsia"/>
                                  <w:color w:val="000000" w:themeColor="text1"/>
                                  <w:sz w:val="18"/>
                                  <w:szCs w:val="18"/>
                                  <w:shd w:val="clear" w:color="auto" w:fill="FFFFFF"/>
                                </w:rPr>
                                <w:t>NaN</w:t>
                              </w:r>
                              <w:proofErr w:type="spellEnd"/>
                            </w:p>
                            <w:p w14:paraId="4999A93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upper_replacement_value</w:t>
                              </w:r>
                              <w:proofErr w:type="spellEnd"/>
                              <w:r>
                                <w:rPr>
                                  <w:rFonts w:ascii="宋体" w:eastAsia="宋体" w:hAnsi="宋体" w:cs="宋体" w:hint="eastAsia"/>
                                  <w:color w:val="000000" w:themeColor="text1"/>
                                  <w:sz w:val="18"/>
                                  <w:szCs w:val="18"/>
                                  <w:shd w:val="clear" w:color="auto" w:fill="FFFFFF"/>
                                </w:rPr>
                                <w:t xml:space="preserve"> (double) 将大于最大阈值的数据改为该值，默认</w:t>
                              </w:r>
                              <w:proofErr w:type="spellStart"/>
                              <w:r>
                                <w:rPr>
                                  <w:rFonts w:ascii="宋体" w:eastAsia="宋体" w:hAnsi="宋体" w:cs="宋体" w:hint="eastAsia"/>
                                  <w:color w:val="000000" w:themeColor="text1"/>
                                  <w:sz w:val="18"/>
                                  <w:szCs w:val="18"/>
                                  <w:shd w:val="clear" w:color="auto" w:fill="FFFFFF"/>
                                </w:rPr>
                                <w:t>NaN</w:t>
                              </w:r>
                              <w:proofErr w:type="spellEnd"/>
                              <w:r>
                                <w:rPr>
                                  <w:rFonts w:ascii="宋体" w:eastAsia="宋体" w:hAnsi="宋体" w:cs="宋体" w:hint="eastAsia"/>
                                  <w:color w:val="000000" w:themeColor="text1"/>
                                  <w:sz w:val="18"/>
                                  <w:szCs w:val="18"/>
                                  <w:shd w:val="clear" w:color="auto" w:fill="FFFFFF"/>
                                </w:rPr>
                                <w:t xml:space="preserve">                              </w:t>
                              </w:r>
                            </w:p>
                          </w:txbxContent>
                        </wps:txbx>
                        <wps:bodyPr lIns="0" tIns="0" rIns="0" bIns="0" upright="1"/>
                      </wps:wsp>
                    </a:graphicData>
                  </a:graphic>
                </wp:inline>
              </w:drawing>
            </mc:Choice>
            <mc:Fallback>
              <w:pict>
                <v:shape w14:anchorId="3B36C6A9" id="文本框 39" o:spid="_x0000_s1035" type="#_x0000_t202" style="width:430.05pt;height:1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" fillcolor="#f8f8f8" strokecolor="#ccc" strokeweight=".72pt">
                  <v:textbox inset="0,0,0,0">
                    <w:txbxContent>
                      <w:p w14:paraId="250873C0"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lower_threshold</w:t>
                        </w:r>
                        <w:proofErr w:type="spellEnd"/>
                        <w:r>
                          <w:rPr>
                            <w:rFonts w:ascii="宋体" w:eastAsia="宋体" w:hAnsi="宋体" w:cs="宋体" w:hint="eastAsia"/>
                            <w:color w:val="000000" w:themeColor="text1"/>
                            <w:sz w:val="18"/>
                            <w:szCs w:val="18"/>
                            <w:shd w:val="clear" w:color="auto" w:fill="FFFFFF"/>
                          </w:rPr>
                          <w:t xml:space="preserve"> (double) 最小阈值</w:t>
                        </w:r>
                      </w:p>
                      <w:p w14:paraId="504D6264" w14:textId="77777777" w:rsidR="000B6B6B" w:rsidRDefault="00000000">
                        <w:pPr>
                          <w:spacing w:before="132"/>
                          <w:ind w:firstLine="420"/>
                          <w:jc w:val="left"/>
                          <w:rPr>
                            <w:rFonts w:ascii="宋体" w:eastAsia="宋体" w:hAnsi="宋体" w:cs="宋体"/>
                            <w:color w:val="0000FF"/>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upper_threshold</w:t>
                        </w:r>
                        <w:proofErr w:type="spellEnd"/>
                        <w:r>
                          <w:rPr>
                            <w:rFonts w:ascii="宋体" w:eastAsia="宋体" w:hAnsi="宋体" w:cs="宋体" w:hint="eastAsia"/>
                            <w:color w:val="000000" w:themeColor="text1"/>
                            <w:sz w:val="18"/>
                            <w:szCs w:val="18"/>
                            <w:shd w:val="clear" w:color="auto" w:fill="FFFFFF"/>
                          </w:rPr>
                          <w:t xml:space="preserve"> (double) 最大阈值</w:t>
                        </w:r>
                      </w:p>
                      <w:p w14:paraId="43C487C5"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use_message_range_limits</w:t>
                        </w:r>
                        <w:proofErr w:type="spellEnd"/>
                        <w:r>
                          <w:rPr>
                            <w:rFonts w:ascii="宋体" w:eastAsia="宋体" w:hAnsi="宋体" w:cs="宋体" w:hint="eastAsia"/>
                            <w:color w:val="000000" w:themeColor="text1"/>
                            <w:sz w:val="18"/>
                            <w:szCs w:val="18"/>
                            <w:shd w:val="clear" w:color="auto" w:fill="FFFFFF"/>
                          </w:rPr>
                          <w:t xml:space="preserve"> (bool) 是否使用scan消息中的阈值信息，默认为false</w:t>
                        </w:r>
                      </w:p>
                      <w:p w14:paraId="65996A8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lower_replacement_value</w:t>
                        </w:r>
                        <w:proofErr w:type="spellEnd"/>
                        <w:r>
                          <w:rPr>
                            <w:rFonts w:ascii="宋体" w:eastAsia="宋体" w:hAnsi="宋体" w:cs="宋体" w:hint="eastAsia"/>
                            <w:color w:val="000000" w:themeColor="text1"/>
                            <w:sz w:val="18"/>
                            <w:szCs w:val="18"/>
                            <w:shd w:val="clear" w:color="auto" w:fill="FFFFFF"/>
                          </w:rPr>
                          <w:t xml:space="preserve"> (double) 将小于最小阈值的数据改为该值，默认</w:t>
                        </w:r>
                        <w:proofErr w:type="spellStart"/>
                        <w:r>
                          <w:rPr>
                            <w:rFonts w:ascii="宋体" w:eastAsia="宋体" w:hAnsi="宋体" w:cs="宋体" w:hint="eastAsia"/>
                            <w:color w:val="000000" w:themeColor="text1"/>
                            <w:sz w:val="18"/>
                            <w:szCs w:val="18"/>
                            <w:shd w:val="clear" w:color="auto" w:fill="FFFFFF"/>
                          </w:rPr>
                          <w:t>NaN</w:t>
                        </w:r>
                        <w:proofErr w:type="spellEnd"/>
                      </w:p>
                      <w:p w14:paraId="4999A93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upper_replacement_value</w:t>
                        </w:r>
                        <w:proofErr w:type="spellEnd"/>
                        <w:r>
                          <w:rPr>
                            <w:rFonts w:ascii="宋体" w:eastAsia="宋体" w:hAnsi="宋体" w:cs="宋体" w:hint="eastAsia"/>
                            <w:color w:val="000000" w:themeColor="text1"/>
                            <w:sz w:val="18"/>
                            <w:szCs w:val="18"/>
                            <w:shd w:val="clear" w:color="auto" w:fill="FFFFFF"/>
                          </w:rPr>
                          <w:t xml:space="preserve"> (double) 将大于最大阈值的数据改为该值，默认</w:t>
                        </w:r>
                        <w:proofErr w:type="spellStart"/>
                        <w:r>
                          <w:rPr>
                            <w:rFonts w:ascii="宋体" w:eastAsia="宋体" w:hAnsi="宋体" w:cs="宋体" w:hint="eastAsia"/>
                            <w:color w:val="000000" w:themeColor="text1"/>
                            <w:sz w:val="18"/>
                            <w:szCs w:val="18"/>
                            <w:shd w:val="clear" w:color="auto" w:fill="FFFFFF"/>
                          </w:rPr>
                          <w:t>NaN</w:t>
                        </w:r>
                        <w:proofErr w:type="spellEnd"/>
                        <w:r>
                          <w:rPr>
                            <w:rFonts w:ascii="宋体" w:eastAsia="宋体" w:hAnsi="宋体" w:cs="宋体" w:hint="eastAsia"/>
                            <w:color w:val="000000" w:themeColor="text1"/>
                            <w:sz w:val="18"/>
                            <w:szCs w:val="18"/>
                            <w:shd w:val="clear" w:color="auto" w:fill="FFFFFF"/>
                          </w:rPr>
                          <w:t xml:space="preserve">                              </w:t>
                        </w:r>
                      </w:p>
                    </w:txbxContent>
                  </v:textbox>
                  <w10:anchorlock/>
                </v:shape>
              </w:pict>
            </mc:Fallback>
          </mc:AlternateContent>
        </w:r>
      </w:del>
    </w:p>
    <w:p w14:paraId="5A9DEABE" w14:textId="152575B9" w:rsidR="000B6B6B" w:rsidRPr="007A3508" w:rsidDel="00071403" w:rsidRDefault="000B6B6B">
      <w:pPr>
        <w:pStyle w:val="a3"/>
        <w:rPr>
          <w:del w:id="1580" w:author="sun lanlan" w:date="2023-11-08T09:56:00Z"/>
          <w:rFonts w:ascii="CIDFont+F1" w:hAnsi="CIDFont+F1"/>
          <w:color w:val="000000"/>
          <w:sz w:val="24"/>
          <w:szCs w:val="24"/>
          <w:rPrChange w:id="1581" w:author="sun lanlan" w:date="2023-11-08T10:47:00Z">
            <w:rPr>
              <w:del w:id="1582" w:author="sun lanlan" w:date="2023-11-08T09:56:00Z"/>
              <w:rFonts w:ascii="宋体" w:eastAsia="宋体" w:hAnsi="宋体" w:cs="宋体"/>
              <w:sz w:val="18"/>
            </w:rPr>
          </w:rPrChange>
        </w:rPr>
        <w:pPrChange w:id="1583" w:author="sun lanlan" w:date="2023-11-08T10:11:00Z">
          <w:pPr>
            <w:widowControl/>
            <w:jc w:val="left"/>
          </w:pPr>
        </w:pPrChange>
      </w:pPr>
    </w:p>
    <w:p w14:paraId="77435562" w14:textId="0488B12F" w:rsidR="000B6B6B" w:rsidRPr="007A3508" w:rsidDel="00071403" w:rsidRDefault="00000000">
      <w:pPr>
        <w:pStyle w:val="a3"/>
        <w:rPr>
          <w:del w:id="1584" w:author="sun lanlan" w:date="2023-11-08T09:56:00Z"/>
          <w:rFonts w:ascii="CIDFont+F1" w:hAnsi="CIDFont+F1"/>
          <w:color w:val="000000"/>
          <w:sz w:val="24"/>
          <w:szCs w:val="24"/>
          <w:rPrChange w:id="1585" w:author="sun lanlan" w:date="2023-11-08T10:47:00Z">
            <w:rPr>
              <w:del w:id="1586" w:author="sun lanlan" w:date="2023-11-08T09:56:00Z"/>
              <w:rFonts w:ascii="宋体" w:eastAsia="宋体" w:hAnsi="宋体" w:cs="宋体"/>
              <w:color w:val="4D4D4D"/>
              <w:szCs w:val="21"/>
              <w:shd w:val="clear" w:color="auto" w:fill="FFFFFF"/>
            </w:rPr>
          </w:rPrChange>
        </w:rPr>
        <w:pPrChange w:id="1587" w:author="sun lanlan" w:date="2023-11-08T10:11:00Z">
          <w:pPr>
            <w:widowControl/>
            <w:ind w:firstLineChars="200" w:firstLine="420"/>
            <w:jc w:val="left"/>
          </w:pPr>
        </w:pPrChange>
      </w:pPr>
      <w:del w:id="1588" w:author="sun lanlan" w:date="2023-11-08T09:56:00Z">
        <w:r w:rsidRPr="007A3508" w:rsidDel="00071403">
          <w:rPr>
            <w:rFonts w:ascii="CIDFont+F1" w:hAnsi="CIDFont+F1" w:hint="eastAsia"/>
            <w:color w:val="000000"/>
            <w:sz w:val="24"/>
            <w:szCs w:val="24"/>
            <w:rPrChange w:id="1589" w:author="sun lanlan" w:date="2023-11-08T10:47:00Z">
              <w:rPr>
                <w:rFonts w:ascii="宋体" w:eastAsia="宋体" w:hAnsi="宋体" w:cs="宋体" w:hint="eastAsia"/>
                <w:color w:val="4D4D4D"/>
                <w:szCs w:val="21"/>
                <w:shd w:val="clear" w:color="auto" w:fill="FFFFFF"/>
              </w:rPr>
            </w:rPrChange>
          </w:rPr>
          <w:delText>参数设置示例：</w:delText>
        </w:r>
      </w:del>
    </w:p>
    <w:p w14:paraId="6D2F930D" w14:textId="4D115EE4" w:rsidR="000B6B6B" w:rsidRPr="007A3508" w:rsidDel="00071403" w:rsidRDefault="00000000">
      <w:pPr>
        <w:pStyle w:val="a3"/>
        <w:rPr>
          <w:del w:id="1590" w:author="sun lanlan" w:date="2023-11-08T09:56:00Z"/>
          <w:rFonts w:ascii="CIDFont+F1" w:hAnsi="CIDFont+F1"/>
          <w:color w:val="000000"/>
          <w:sz w:val="24"/>
          <w:szCs w:val="24"/>
          <w:rPrChange w:id="1591" w:author="sun lanlan" w:date="2023-11-08T10:47:00Z">
            <w:rPr>
              <w:del w:id="1592" w:author="sun lanlan" w:date="2023-11-08T09:56:00Z"/>
              <w:rFonts w:ascii="宋体" w:eastAsia="宋体" w:hAnsi="宋体" w:cs="宋体"/>
              <w:sz w:val="18"/>
            </w:rPr>
          </w:rPrChange>
        </w:rPr>
        <w:pPrChange w:id="1593" w:author="sun lanlan" w:date="2023-11-08T10:11:00Z">
          <w:pPr>
            <w:widowControl/>
            <w:jc w:val="left"/>
          </w:pPr>
        </w:pPrChange>
      </w:pPr>
      <w:del w:id="1594" w:author="sun lanlan" w:date="2023-11-08T09:56:00Z">
        <w:r w:rsidRPr="007A3508" w:rsidDel="00071403">
          <w:rPr>
            <w:rFonts w:ascii="CIDFont+F1" w:hAnsi="CIDFont+F1"/>
            <w:noProof/>
            <w:color w:val="000000"/>
            <w:sz w:val="24"/>
            <w:szCs w:val="24"/>
            <w:rPrChange w:id="1595" w:author="sun lanlan" w:date="2023-11-08T10:47:00Z">
              <w:rPr>
                <w:rFonts w:ascii="宋体" w:eastAsia="宋体" w:hAnsi="宋体" w:cs="宋体"/>
                <w:noProof/>
                <w:sz w:val="18"/>
              </w:rPr>
            </w:rPrChange>
          </w:rPr>
          <mc:AlternateContent>
            <mc:Choice Requires="wps">
              <w:drawing>
                <wp:inline distT="0" distB="0" distL="114300" distR="114300" wp14:anchorId="4A19A6BF" wp14:editId="551EC1FB">
                  <wp:extent cx="5461635" cy="2682240"/>
                  <wp:effectExtent l="4445" t="4445" r="5080" b="10795"/>
                  <wp:docPr id="40" name="文本框 40"/>
                  <wp:cNvGraphicFramePr/>
                  <a:graphic xmlns:a="http://schemas.openxmlformats.org/drawingml/2006/main">
                    <a:graphicData uri="http://schemas.microsoft.com/office/word/2010/wordprocessingShape">
                      <wps:wsp>
                        <wps:cNvSpPr txBox="1"/>
                        <wps:spPr>
                          <a:xfrm>
                            <a:off x="0" y="0"/>
                            <a:ext cx="5461635" cy="2682240"/>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479E300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scan_filter_chain</w:t>
                              </w:r>
                              <w:proofErr w:type="spellEnd"/>
                              <w:r>
                                <w:rPr>
                                  <w:rFonts w:ascii="宋体" w:eastAsia="宋体" w:hAnsi="宋体" w:cs="宋体" w:hint="eastAsia"/>
                                  <w:color w:val="000000" w:themeColor="text1"/>
                                  <w:sz w:val="18"/>
                                  <w:szCs w:val="18"/>
                                  <w:shd w:val="clear" w:color="auto" w:fill="FFFFFF"/>
                                </w:rPr>
                                <w:t>:</w:t>
                              </w:r>
                            </w:p>
                            <w:p w14:paraId="1AA5B458"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70AD47" w:themeColor="accent6"/>
                                  <w:sz w:val="18"/>
                                  <w:szCs w:val="18"/>
                                  <w:shd w:val="clear" w:color="auto" w:fill="FFFFFF"/>
                                </w:rPr>
                                <w:t>- name:</w:t>
                              </w:r>
                              <w:r>
                                <w:rPr>
                                  <w:rFonts w:ascii="宋体" w:eastAsia="宋体" w:hAnsi="宋体" w:cs="宋体" w:hint="eastAsia"/>
                                  <w:color w:val="000000" w:themeColor="text1"/>
                                  <w:sz w:val="18"/>
                                  <w:szCs w:val="18"/>
                                  <w:shd w:val="clear" w:color="auto" w:fill="FFFFFF"/>
                                </w:rPr>
                                <w:t xml:space="preserve"> range</w:t>
                              </w:r>
                            </w:p>
                            <w:p w14:paraId="62045D1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type:</w:t>
                              </w: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000000" w:themeColor="text1"/>
                                  <w:sz w:val="18"/>
                                  <w:szCs w:val="18"/>
                                  <w:shd w:val="clear" w:color="auto" w:fill="FFFFFF"/>
                                </w:rPr>
                                <w:t>LaserScanRangeFilter</w:t>
                              </w:r>
                              <w:proofErr w:type="spellEnd"/>
                            </w:p>
                            <w:p w14:paraId="5C746CB6"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params:</w:t>
                              </w:r>
                            </w:p>
                            <w:p w14:paraId="797B59C8"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use_message_range_limits</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false</w:t>
                              </w:r>
                            </w:p>
                            <w:p w14:paraId="0C303B6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lower_threshold</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0.3</w:t>
                              </w:r>
                            </w:p>
                            <w:p w14:paraId="3164A27C"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upper_threshold</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.inf</w:t>
                              </w:r>
                            </w:p>
                            <w:p w14:paraId="7CBA395F"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lower_replacement_value</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-.inf</w:t>
                              </w:r>
                            </w:p>
                            <w:p w14:paraId="0F37F8E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upper_replacement_value</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.inf                </w:t>
                              </w:r>
                            </w:p>
                          </w:txbxContent>
                        </wps:txbx>
                        <wps:bodyPr lIns="0" tIns="0" rIns="0" bIns="0" upright="1"/>
                      </wps:wsp>
                    </a:graphicData>
                  </a:graphic>
                </wp:inline>
              </w:drawing>
            </mc:Choice>
            <mc:Fallback>
              <w:pict>
                <v:shape w14:anchorId="4A19A6BF" id="文本框 40" o:spid="_x0000_s1036" type="#_x0000_t202" style="width:430.05pt;height:2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" fillcolor="#f8f8f8" strokecolor="#ccc" strokeweight=".72pt">
                  <v:textbox inset="0,0,0,0">
                    <w:txbxContent>
                      <w:p w14:paraId="479E300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hint="eastAsia"/>
                            <w:color w:val="000000" w:themeColor="text1"/>
                            <w:sz w:val="18"/>
                            <w:szCs w:val="18"/>
                            <w:shd w:val="clear" w:color="auto" w:fill="FFFFFF"/>
                          </w:rPr>
                          <w:t>scan_filter_chain</w:t>
                        </w:r>
                        <w:proofErr w:type="spellEnd"/>
                        <w:r>
                          <w:rPr>
                            <w:rFonts w:ascii="宋体" w:eastAsia="宋体" w:hAnsi="宋体" w:cs="宋体" w:hint="eastAsia"/>
                            <w:color w:val="000000" w:themeColor="text1"/>
                            <w:sz w:val="18"/>
                            <w:szCs w:val="18"/>
                            <w:shd w:val="clear" w:color="auto" w:fill="FFFFFF"/>
                          </w:rPr>
                          <w:t>:</w:t>
                        </w:r>
                      </w:p>
                      <w:p w14:paraId="1AA5B458"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70AD47" w:themeColor="accent6"/>
                            <w:sz w:val="18"/>
                            <w:szCs w:val="18"/>
                            <w:shd w:val="clear" w:color="auto" w:fill="FFFFFF"/>
                          </w:rPr>
                          <w:t>- name:</w:t>
                        </w:r>
                        <w:r>
                          <w:rPr>
                            <w:rFonts w:ascii="宋体" w:eastAsia="宋体" w:hAnsi="宋体" w:cs="宋体" w:hint="eastAsia"/>
                            <w:color w:val="000000" w:themeColor="text1"/>
                            <w:sz w:val="18"/>
                            <w:szCs w:val="18"/>
                            <w:shd w:val="clear" w:color="auto" w:fill="FFFFFF"/>
                          </w:rPr>
                          <w:t xml:space="preserve"> range</w:t>
                        </w:r>
                      </w:p>
                      <w:p w14:paraId="62045D1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type:</w:t>
                        </w: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000000" w:themeColor="text1"/>
                            <w:sz w:val="18"/>
                            <w:szCs w:val="18"/>
                            <w:shd w:val="clear" w:color="auto" w:fill="FFFFFF"/>
                          </w:rPr>
                          <w:t>LaserScanRangeFilter</w:t>
                        </w:r>
                        <w:proofErr w:type="spellEnd"/>
                      </w:p>
                      <w:p w14:paraId="5C746CB6"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r>
                          <w:rPr>
                            <w:rFonts w:ascii="宋体" w:eastAsia="宋体" w:hAnsi="宋体" w:cs="宋体" w:hint="eastAsia"/>
                            <w:color w:val="70AD47" w:themeColor="accent6"/>
                            <w:sz w:val="18"/>
                            <w:szCs w:val="18"/>
                            <w:shd w:val="clear" w:color="auto" w:fill="FFFFFF"/>
                          </w:rPr>
                          <w:t>params:</w:t>
                        </w:r>
                      </w:p>
                      <w:p w14:paraId="797B59C8"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use_message_range_limits</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false</w:t>
                        </w:r>
                      </w:p>
                      <w:p w14:paraId="0C303B6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lower_threshold</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0.3</w:t>
                        </w:r>
                      </w:p>
                      <w:p w14:paraId="3164A27C"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upper_threshold</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.inf</w:t>
                        </w:r>
                      </w:p>
                      <w:p w14:paraId="7CBA395F"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lower_replacement_value</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-.inf</w:t>
                        </w:r>
                      </w:p>
                      <w:p w14:paraId="0F37F8E9"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rPr>
                          <w:t xml:space="preserve">    </w:t>
                        </w:r>
                        <w:proofErr w:type="spellStart"/>
                        <w:r>
                          <w:rPr>
                            <w:rFonts w:ascii="宋体" w:eastAsia="宋体" w:hAnsi="宋体" w:cs="宋体" w:hint="eastAsia"/>
                            <w:color w:val="70AD47" w:themeColor="accent6"/>
                            <w:sz w:val="18"/>
                            <w:szCs w:val="18"/>
                            <w:shd w:val="clear" w:color="auto" w:fill="FFFFFF"/>
                          </w:rPr>
                          <w:t>upper_replacement_value</w:t>
                        </w:r>
                        <w:proofErr w:type="spellEnd"/>
                        <w:r>
                          <w:rPr>
                            <w:rFonts w:ascii="宋体" w:eastAsia="宋体" w:hAnsi="宋体" w:cs="宋体" w:hint="eastAsia"/>
                            <w:color w:val="70AD47" w:themeColor="accent6"/>
                            <w:sz w:val="18"/>
                            <w:szCs w:val="18"/>
                            <w:shd w:val="clear" w:color="auto" w:fill="FFFFFF"/>
                          </w:rPr>
                          <w:t>:</w:t>
                        </w:r>
                        <w:r>
                          <w:rPr>
                            <w:rFonts w:ascii="宋体" w:eastAsia="宋体" w:hAnsi="宋体" w:cs="宋体" w:hint="eastAsia"/>
                            <w:color w:val="000000" w:themeColor="text1"/>
                            <w:sz w:val="18"/>
                            <w:szCs w:val="18"/>
                            <w:shd w:val="clear" w:color="auto" w:fill="FFFFFF"/>
                          </w:rPr>
                          <w:t xml:space="preserve"> .inf                </w:t>
                        </w:r>
                      </w:p>
                    </w:txbxContent>
                  </v:textbox>
                  <w10:anchorlock/>
                </v:shape>
              </w:pict>
            </mc:Fallback>
          </mc:AlternateContent>
        </w:r>
      </w:del>
    </w:p>
    <w:p w14:paraId="55293CB4" w14:textId="6B7A3215" w:rsidR="000B6B6B" w:rsidRPr="007A3508" w:rsidDel="00071403" w:rsidRDefault="00000000">
      <w:pPr>
        <w:pStyle w:val="a3"/>
        <w:rPr>
          <w:del w:id="1596" w:author="sun lanlan" w:date="2023-11-08T09:56:00Z"/>
          <w:rFonts w:ascii="CIDFont+F1" w:hAnsi="CIDFont+F1"/>
          <w:color w:val="000000"/>
          <w:sz w:val="24"/>
          <w:szCs w:val="24"/>
          <w:rPrChange w:id="1597" w:author="sun lanlan" w:date="2023-11-08T10:47:00Z">
            <w:rPr>
              <w:del w:id="1598" w:author="sun lanlan" w:date="2023-11-08T09:56:00Z"/>
              <w:rFonts w:ascii="微软雅黑" w:eastAsia="微软雅黑" w:hAnsi="微软雅黑" w:cs="微软雅黑"/>
              <w:b/>
              <w:bCs/>
              <w:color w:val="4F4F4F"/>
              <w:sz w:val="24"/>
              <w:szCs w:val="24"/>
              <w:shd w:val="clear" w:color="auto" w:fill="FFFFFF"/>
            </w:rPr>
          </w:rPrChange>
        </w:rPr>
        <w:pPrChange w:id="1599" w:author="sun lanlan" w:date="2023-11-08T10:11:00Z">
          <w:pPr>
            <w:widowControl/>
            <w:numPr>
              <w:numId w:val="2"/>
            </w:numPr>
            <w:shd w:val="clear" w:color="auto" w:fill="FFFFFF"/>
            <w:tabs>
              <w:tab w:val="left" w:pos="312"/>
            </w:tabs>
            <w:spacing w:before="96" w:after="192" w:line="336" w:lineRule="atLeast"/>
          </w:pPr>
        </w:pPrChange>
      </w:pPr>
      <w:del w:id="1600" w:author="sun lanlan" w:date="2023-11-08T09:56:00Z">
        <w:r w:rsidRPr="007A3508" w:rsidDel="00071403">
          <w:rPr>
            <w:rFonts w:ascii="CIDFont+F1" w:hAnsi="CIDFont+F1"/>
            <w:color w:val="000000"/>
            <w:sz w:val="24"/>
            <w:szCs w:val="24"/>
            <w:rPrChange w:id="1601" w:author="sun lanlan" w:date="2023-11-08T10:47:00Z">
              <w:rPr>
                <w:rFonts w:ascii="微软雅黑" w:eastAsia="微软雅黑" w:hAnsi="微软雅黑" w:cs="微软雅黑"/>
                <w:b/>
                <w:bCs/>
                <w:color w:val="4F4F4F"/>
                <w:sz w:val="24"/>
                <w:szCs w:val="24"/>
                <w:shd w:val="clear" w:color="auto" w:fill="FFFFFF"/>
              </w:rPr>
            </w:rPrChange>
          </w:rPr>
          <w:delText>LaserScanAngularBoundsFilter</w:delText>
        </w:r>
      </w:del>
    </w:p>
    <w:p w14:paraId="2A0A9D48" w14:textId="778E5D96" w:rsidR="000B6B6B" w:rsidRPr="007A3508" w:rsidDel="00071403" w:rsidRDefault="00000000">
      <w:pPr>
        <w:pStyle w:val="a3"/>
        <w:rPr>
          <w:del w:id="1602" w:author="sun lanlan" w:date="2023-11-08T09:56:00Z"/>
          <w:rFonts w:ascii="CIDFont+F1" w:hAnsi="CIDFont+F1"/>
          <w:color w:val="000000"/>
          <w:sz w:val="24"/>
          <w:szCs w:val="24"/>
          <w:rPrChange w:id="1603" w:author="sun lanlan" w:date="2023-11-08T10:47:00Z">
            <w:rPr>
              <w:del w:id="1604" w:author="sun lanlan" w:date="2023-11-08T09:56:00Z"/>
              <w:rFonts w:ascii="宋体" w:eastAsia="宋体" w:hAnsi="宋体" w:cs="宋体"/>
              <w:color w:val="4D4D4D"/>
              <w:szCs w:val="21"/>
              <w:shd w:val="clear" w:color="auto" w:fill="FFFFFF"/>
            </w:rPr>
          </w:rPrChange>
        </w:rPr>
        <w:pPrChange w:id="1605" w:author="sun lanlan" w:date="2023-11-08T10:11:00Z">
          <w:pPr>
            <w:widowControl/>
            <w:ind w:firstLineChars="200" w:firstLine="420"/>
            <w:jc w:val="left"/>
          </w:pPr>
        </w:pPrChange>
      </w:pPr>
      <w:del w:id="1606" w:author="sun lanlan" w:date="2023-11-08T09:56:00Z">
        <w:r w:rsidRPr="007A3508" w:rsidDel="00071403">
          <w:rPr>
            <w:rFonts w:ascii="CIDFont+F1" w:hAnsi="CIDFont+F1" w:hint="eastAsia"/>
            <w:color w:val="000000"/>
            <w:sz w:val="24"/>
            <w:szCs w:val="24"/>
            <w:rPrChange w:id="1607" w:author="sun lanlan" w:date="2023-11-08T10:47:00Z">
              <w:rPr>
                <w:rFonts w:ascii="宋体" w:eastAsia="宋体" w:hAnsi="宋体" w:cs="宋体" w:hint="eastAsia"/>
                <w:color w:val="4D4D4D"/>
                <w:szCs w:val="21"/>
                <w:shd w:val="clear" w:color="auto" w:fill="FFFFFF"/>
              </w:rPr>
            </w:rPrChange>
          </w:rPr>
          <w:delText>将设定的角度外的扫描数据删除。</w:delText>
        </w:r>
      </w:del>
    </w:p>
    <w:p w14:paraId="7440AF77" w14:textId="12529D65" w:rsidR="000B6B6B" w:rsidRPr="007A3508" w:rsidDel="00071403" w:rsidRDefault="00000000">
      <w:pPr>
        <w:pStyle w:val="a3"/>
        <w:rPr>
          <w:del w:id="1608" w:author="sun lanlan" w:date="2023-11-08T09:56:00Z"/>
          <w:rFonts w:ascii="CIDFont+F1" w:hAnsi="CIDFont+F1"/>
          <w:color w:val="000000"/>
          <w:sz w:val="24"/>
          <w:szCs w:val="24"/>
          <w:rPrChange w:id="1609" w:author="sun lanlan" w:date="2023-11-08T10:47:00Z">
            <w:rPr>
              <w:del w:id="1610" w:author="sun lanlan" w:date="2023-11-08T09:56:00Z"/>
              <w:rFonts w:ascii="宋体" w:eastAsia="宋体" w:hAnsi="宋体" w:cs="宋体"/>
              <w:color w:val="4D4D4D"/>
              <w:sz w:val="18"/>
              <w:szCs w:val="18"/>
              <w:shd w:val="clear" w:color="auto" w:fill="FFFFFF"/>
            </w:rPr>
          </w:rPrChange>
        </w:rPr>
        <w:pPrChange w:id="1611" w:author="sun lanlan" w:date="2023-11-08T10:11:00Z">
          <w:pPr/>
        </w:pPrChange>
      </w:pPr>
      <w:del w:id="1612" w:author="sun lanlan" w:date="2023-11-08T09:56:00Z">
        <w:r w:rsidRPr="007A3508" w:rsidDel="00071403">
          <w:rPr>
            <w:rFonts w:ascii="CIDFont+F1" w:hAnsi="CIDFont+F1"/>
            <w:noProof/>
            <w:color w:val="000000"/>
            <w:sz w:val="24"/>
            <w:szCs w:val="24"/>
            <w:rPrChange w:id="1613" w:author="sun lanlan" w:date="2023-11-08T10:47:00Z">
              <w:rPr>
                <w:rFonts w:ascii="宋体" w:eastAsia="宋体" w:hAnsi="宋体" w:cs="宋体"/>
                <w:noProof/>
                <w:sz w:val="18"/>
              </w:rPr>
            </w:rPrChange>
          </w:rPr>
          <mc:AlternateContent>
            <mc:Choice Requires="wps">
              <w:drawing>
                <wp:inline distT="0" distB="0" distL="114300" distR="114300" wp14:anchorId="180496CC" wp14:editId="0319D712">
                  <wp:extent cx="5461635" cy="728980"/>
                  <wp:effectExtent l="4445" t="4445" r="5080" b="13335"/>
                  <wp:docPr id="41" name="文本框 41"/>
                  <wp:cNvGraphicFramePr/>
                  <a:graphic xmlns:a="http://schemas.openxmlformats.org/drawingml/2006/main">
                    <a:graphicData uri="http://schemas.microsoft.com/office/word/2010/wordprocessingShape">
                      <wps:wsp>
                        <wps:cNvSpPr txBox="1"/>
                        <wps:spPr>
                          <a:xfrm>
                            <a:off x="0" y="0"/>
                            <a:ext cx="5461635" cy="728980"/>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5B2905E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lower_angle</w:t>
                              </w:r>
                              <w:proofErr w:type="spellEnd"/>
                              <w:r>
                                <w:rPr>
                                  <w:rFonts w:ascii="宋体" w:eastAsia="宋体" w:hAnsi="宋体" w:cs="宋体"/>
                                  <w:color w:val="000000" w:themeColor="text1"/>
                                  <w:sz w:val="18"/>
                                  <w:szCs w:val="18"/>
                                  <w:shd w:val="clear" w:color="auto" w:fill="FFFFFF"/>
                                </w:rPr>
                                <w:t xml:space="preserve"> (double) 最小角度（rad）</w:t>
                              </w:r>
                            </w:p>
                            <w:p w14:paraId="4FD569A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upper_angle</w:t>
                              </w:r>
                              <w:proofErr w:type="spellEnd"/>
                              <w:r>
                                <w:rPr>
                                  <w:rFonts w:ascii="宋体" w:eastAsia="宋体" w:hAnsi="宋体" w:cs="宋体"/>
                                  <w:color w:val="000000" w:themeColor="text1"/>
                                  <w:sz w:val="18"/>
                                  <w:szCs w:val="18"/>
                                  <w:shd w:val="clear" w:color="auto" w:fill="FFFFFF"/>
                                </w:rPr>
                                <w:t xml:space="preserve"> (double) 最大角度（rad）</w:t>
                              </w:r>
                            </w:p>
                          </w:txbxContent>
                        </wps:txbx>
                        <wps:bodyPr lIns="0" tIns="0" rIns="0" bIns="0" upright="1"/>
                      </wps:wsp>
                    </a:graphicData>
                  </a:graphic>
                </wp:inline>
              </w:drawing>
            </mc:Choice>
            <mc:Fallback>
              <w:pict>
                <v:shape w14:anchorId="180496CC" id="文本框 41" o:spid="_x0000_s1037" type="#_x0000_t202" style="width:430.05pt;height: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" fillcolor="#f8f8f8" strokecolor="#ccc" strokeweight=".72pt">
                  <v:textbox inset="0,0,0,0">
                    <w:txbxContent>
                      <w:p w14:paraId="5B2905E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lower_angle</w:t>
                        </w:r>
                        <w:proofErr w:type="spellEnd"/>
                        <w:r>
                          <w:rPr>
                            <w:rFonts w:ascii="宋体" w:eastAsia="宋体" w:hAnsi="宋体" w:cs="宋体"/>
                            <w:color w:val="000000" w:themeColor="text1"/>
                            <w:sz w:val="18"/>
                            <w:szCs w:val="18"/>
                            <w:shd w:val="clear" w:color="auto" w:fill="FFFFFF"/>
                          </w:rPr>
                          <w:t xml:space="preserve"> (double) 最小角度（rad）</w:t>
                        </w:r>
                      </w:p>
                      <w:p w14:paraId="4FD569A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upper_angle</w:t>
                        </w:r>
                        <w:proofErr w:type="spellEnd"/>
                        <w:r>
                          <w:rPr>
                            <w:rFonts w:ascii="宋体" w:eastAsia="宋体" w:hAnsi="宋体" w:cs="宋体"/>
                            <w:color w:val="000000" w:themeColor="text1"/>
                            <w:sz w:val="18"/>
                            <w:szCs w:val="18"/>
                            <w:shd w:val="clear" w:color="auto" w:fill="FFFFFF"/>
                          </w:rPr>
                          <w:t xml:space="preserve"> (double) 最大角度（rad）</w:t>
                        </w:r>
                      </w:p>
                    </w:txbxContent>
                  </v:textbox>
                  <w10:anchorlock/>
                </v:shape>
              </w:pict>
            </mc:Fallback>
          </mc:AlternateContent>
        </w:r>
      </w:del>
    </w:p>
    <w:p w14:paraId="7098600A" w14:textId="1A8EFCBA" w:rsidR="000B6B6B" w:rsidRPr="007A3508" w:rsidDel="00071403" w:rsidRDefault="00000000">
      <w:pPr>
        <w:pStyle w:val="a3"/>
        <w:rPr>
          <w:del w:id="1614" w:author="sun lanlan" w:date="2023-11-08T09:56:00Z"/>
          <w:rFonts w:ascii="CIDFont+F1" w:hAnsi="CIDFont+F1"/>
          <w:color w:val="000000"/>
          <w:sz w:val="24"/>
          <w:szCs w:val="24"/>
          <w:rPrChange w:id="1615" w:author="sun lanlan" w:date="2023-11-08T10:47:00Z">
            <w:rPr>
              <w:del w:id="1616" w:author="sun lanlan" w:date="2023-11-08T09:56:00Z"/>
              <w:rFonts w:ascii="宋体" w:eastAsia="宋体" w:hAnsi="宋体" w:cs="宋体"/>
              <w:color w:val="4D4D4D"/>
              <w:szCs w:val="21"/>
              <w:shd w:val="clear" w:color="auto" w:fill="FFFFFF"/>
            </w:rPr>
          </w:rPrChange>
        </w:rPr>
        <w:pPrChange w:id="1617" w:author="sun lanlan" w:date="2023-11-08T10:11:00Z">
          <w:pPr>
            <w:widowControl/>
            <w:ind w:firstLineChars="200" w:firstLine="420"/>
            <w:jc w:val="left"/>
          </w:pPr>
        </w:pPrChange>
      </w:pPr>
      <w:del w:id="1618" w:author="sun lanlan" w:date="2023-11-08T09:56:00Z">
        <w:r w:rsidRPr="007A3508" w:rsidDel="00071403">
          <w:rPr>
            <w:rFonts w:ascii="CIDFont+F1" w:hAnsi="CIDFont+F1" w:hint="eastAsia"/>
            <w:color w:val="000000"/>
            <w:sz w:val="24"/>
            <w:szCs w:val="24"/>
            <w:rPrChange w:id="1619" w:author="sun lanlan" w:date="2023-11-08T10:47:00Z">
              <w:rPr>
                <w:rFonts w:ascii="宋体" w:eastAsia="宋体" w:hAnsi="宋体" w:cs="宋体" w:hint="eastAsia"/>
                <w:color w:val="4D4D4D"/>
                <w:szCs w:val="21"/>
                <w:shd w:val="clear" w:color="auto" w:fill="FFFFFF"/>
              </w:rPr>
            </w:rPrChange>
          </w:rPr>
          <w:delText>参数设置示例：</w:delText>
        </w:r>
      </w:del>
    </w:p>
    <w:p w14:paraId="20A94A8F" w14:textId="67AE0286" w:rsidR="000B6B6B" w:rsidRPr="007A3508" w:rsidDel="00071403" w:rsidRDefault="00000000">
      <w:pPr>
        <w:pStyle w:val="a3"/>
        <w:rPr>
          <w:del w:id="1620" w:author="sun lanlan" w:date="2023-11-08T09:56:00Z"/>
          <w:rFonts w:ascii="CIDFont+F1" w:hAnsi="CIDFont+F1"/>
          <w:color w:val="000000"/>
          <w:sz w:val="24"/>
          <w:szCs w:val="24"/>
          <w:rPrChange w:id="1621" w:author="sun lanlan" w:date="2023-11-08T10:47:00Z">
            <w:rPr>
              <w:del w:id="1622" w:author="sun lanlan" w:date="2023-11-08T09:56:00Z"/>
              <w:rFonts w:ascii="宋体" w:eastAsia="宋体" w:hAnsi="宋体" w:cs="宋体"/>
              <w:sz w:val="18"/>
            </w:rPr>
          </w:rPrChange>
        </w:rPr>
        <w:pPrChange w:id="1623" w:author="sun lanlan" w:date="2023-11-08T10:11:00Z">
          <w:pPr>
            <w:widowControl/>
            <w:jc w:val="left"/>
          </w:pPr>
        </w:pPrChange>
      </w:pPr>
      <w:del w:id="1624" w:author="sun lanlan" w:date="2023-11-08T09:56:00Z">
        <w:r w:rsidRPr="007A3508" w:rsidDel="00071403">
          <w:rPr>
            <w:rFonts w:ascii="CIDFont+F1" w:hAnsi="CIDFont+F1"/>
            <w:noProof/>
            <w:color w:val="000000"/>
            <w:sz w:val="24"/>
            <w:szCs w:val="24"/>
            <w:rPrChange w:id="1625" w:author="sun lanlan" w:date="2023-11-08T10:47:00Z">
              <w:rPr>
                <w:rFonts w:ascii="宋体" w:eastAsia="宋体" w:hAnsi="宋体" w:cs="宋体"/>
                <w:noProof/>
                <w:sz w:val="18"/>
              </w:rPr>
            </w:rPrChange>
          </w:rPr>
          <mc:AlternateContent>
            <mc:Choice Requires="wps">
              <w:drawing>
                <wp:inline distT="0" distB="0" distL="114300" distR="114300" wp14:anchorId="115C818B" wp14:editId="24E26739">
                  <wp:extent cx="5461635" cy="1772920"/>
                  <wp:effectExtent l="4445" t="4445" r="5080" b="5715"/>
                  <wp:docPr id="42" name="文本框 42"/>
                  <wp:cNvGraphicFramePr/>
                  <a:graphic xmlns:a="http://schemas.openxmlformats.org/drawingml/2006/main">
                    <a:graphicData uri="http://schemas.microsoft.com/office/word/2010/wordprocessingShape">
                      <wps:wsp>
                        <wps:cNvSpPr txBox="1"/>
                        <wps:spPr>
                          <a:xfrm>
                            <a:off x="0" y="0"/>
                            <a:ext cx="5461635" cy="1772920"/>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5491E197"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scan_filter_chain</w:t>
                              </w:r>
                              <w:proofErr w:type="spellEnd"/>
                              <w:r>
                                <w:rPr>
                                  <w:rFonts w:ascii="宋体" w:eastAsia="宋体" w:hAnsi="宋体" w:cs="宋体"/>
                                  <w:color w:val="000000" w:themeColor="text1"/>
                                  <w:sz w:val="18"/>
                                  <w:szCs w:val="18"/>
                                  <w:shd w:val="clear" w:color="auto" w:fill="FFFFFF"/>
                                </w:rPr>
                                <w:t>:</w:t>
                              </w:r>
                            </w:p>
                            <w:p w14:paraId="7B884541"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70AD47" w:themeColor="accent6"/>
                                  <w:sz w:val="18"/>
                                  <w:szCs w:val="18"/>
                                  <w:shd w:val="clear" w:color="auto" w:fill="FFFFFF"/>
                                </w:rPr>
                                <w:t>- name:</w:t>
                              </w:r>
                              <w:r>
                                <w:rPr>
                                  <w:rFonts w:ascii="宋体" w:eastAsia="宋体" w:hAnsi="宋体" w:cs="宋体"/>
                                  <w:color w:val="000000" w:themeColor="text1"/>
                                  <w:sz w:val="18"/>
                                  <w:szCs w:val="18"/>
                                  <w:shd w:val="clear" w:color="auto" w:fill="FFFFFF"/>
                                </w:rPr>
                                <w:t xml:space="preserve"> angle</w:t>
                              </w:r>
                            </w:p>
                            <w:p w14:paraId="35D5C1E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r>
                                <w:rPr>
                                  <w:rFonts w:ascii="宋体" w:eastAsia="宋体" w:hAnsi="宋体" w:cs="宋体"/>
                                  <w:color w:val="70AD47" w:themeColor="accent6"/>
                                  <w:sz w:val="18"/>
                                  <w:szCs w:val="18"/>
                                  <w:shd w:val="clear" w:color="auto" w:fill="FFFFFF"/>
                                </w:rPr>
                                <w:t>type:</w:t>
                              </w:r>
                              <w:r>
                                <w:rPr>
                                  <w:rFonts w:ascii="宋体" w:eastAsia="宋体" w:hAnsi="宋体" w:cs="宋体"/>
                                  <w:color w:val="000000" w:themeColor="text1"/>
                                  <w:sz w:val="18"/>
                                  <w:szCs w:val="18"/>
                                  <w:shd w:val="clear" w:color="auto" w:fill="FFFFFF"/>
                                </w:rPr>
                                <w:t xml:space="preserve"> </w:t>
                              </w:r>
                              <w:proofErr w:type="spellStart"/>
                              <w:r>
                                <w:rPr>
                                  <w:rFonts w:ascii="宋体" w:eastAsia="宋体" w:hAnsi="宋体" w:cs="宋体"/>
                                  <w:color w:val="000000" w:themeColor="text1"/>
                                  <w:sz w:val="18"/>
                                  <w:szCs w:val="18"/>
                                  <w:shd w:val="clear" w:color="auto" w:fill="FFFFFF"/>
                                </w:rPr>
                                <w:t>LaserScanAngularBoundsFilter</w:t>
                              </w:r>
                              <w:proofErr w:type="spellEnd"/>
                            </w:p>
                            <w:p w14:paraId="647D8FEA"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r>
                                <w:rPr>
                                  <w:rFonts w:ascii="宋体" w:eastAsia="宋体" w:hAnsi="宋体" w:cs="宋体"/>
                                  <w:color w:val="70AD47" w:themeColor="accent6"/>
                                  <w:sz w:val="18"/>
                                  <w:szCs w:val="18"/>
                                  <w:shd w:val="clear" w:color="auto" w:fill="FFFFFF"/>
                                </w:rPr>
                                <w:t>params:</w:t>
                              </w:r>
                            </w:p>
                            <w:p w14:paraId="4006F6A6"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proofErr w:type="spellStart"/>
                              <w:r>
                                <w:rPr>
                                  <w:rFonts w:ascii="宋体" w:eastAsia="宋体" w:hAnsi="宋体" w:cs="宋体"/>
                                  <w:color w:val="70AD47" w:themeColor="accent6"/>
                                  <w:sz w:val="18"/>
                                  <w:szCs w:val="18"/>
                                  <w:shd w:val="clear" w:color="auto" w:fill="FFFFFF"/>
                                </w:rPr>
                                <w:t>lower_angle</w:t>
                              </w:r>
                              <w:proofErr w:type="spellEnd"/>
                              <w:r>
                                <w:rPr>
                                  <w:rFonts w:ascii="宋体" w:eastAsia="宋体" w:hAnsi="宋体" w:cs="宋体"/>
                                  <w:color w:val="70AD47" w:themeColor="accent6"/>
                                  <w:sz w:val="18"/>
                                  <w:szCs w:val="18"/>
                                  <w:shd w:val="clear" w:color="auto" w:fill="FFFFFF"/>
                                </w:rPr>
                                <w:t>:</w:t>
                              </w:r>
                              <w:r>
                                <w:rPr>
                                  <w:rFonts w:ascii="宋体" w:eastAsia="宋体" w:hAnsi="宋体" w:cs="宋体"/>
                                  <w:color w:val="000000" w:themeColor="text1"/>
                                  <w:sz w:val="18"/>
                                  <w:szCs w:val="18"/>
                                  <w:shd w:val="clear" w:color="auto" w:fill="FFFFFF"/>
                                </w:rPr>
                                <w:t xml:space="preserve"> -1.57</w:t>
                              </w:r>
                            </w:p>
                            <w:p w14:paraId="663114B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proofErr w:type="spellStart"/>
                              <w:r>
                                <w:rPr>
                                  <w:rFonts w:ascii="宋体" w:eastAsia="宋体" w:hAnsi="宋体" w:cs="宋体"/>
                                  <w:color w:val="70AD47" w:themeColor="accent6"/>
                                  <w:sz w:val="18"/>
                                  <w:szCs w:val="18"/>
                                  <w:shd w:val="clear" w:color="auto" w:fill="FFFFFF"/>
                                </w:rPr>
                                <w:t>upper_angle</w:t>
                              </w:r>
                              <w:proofErr w:type="spellEnd"/>
                              <w:r>
                                <w:rPr>
                                  <w:rFonts w:ascii="宋体" w:eastAsia="宋体" w:hAnsi="宋体" w:cs="宋体"/>
                                  <w:color w:val="70AD47" w:themeColor="accent6"/>
                                  <w:sz w:val="18"/>
                                  <w:szCs w:val="18"/>
                                  <w:shd w:val="clear" w:color="auto" w:fill="FFFFFF"/>
                                </w:rPr>
                                <w:t>:</w:t>
                              </w:r>
                              <w:r>
                                <w:rPr>
                                  <w:rFonts w:ascii="宋体" w:eastAsia="宋体" w:hAnsi="宋体" w:cs="宋体"/>
                                  <w:color w:val="000000" w:themeColor="text1"/>
                                  <w:sz w:val="18"/>
                                  <w:szCs w:val="18"/>
                                  <w:shd w:val="clear" w:color="auto" w:fill="FFFFFF"/>
                                </w:rPr>
                                <w:t xml:space="preserve"> 1.57</w:t>
                              </w:r>
                            </w:p>
                          </w:txbxContent>
                        </wps:txbx>
                        <wps:bodyPr lIns="0" tIns="0" rIns="0" bIns="0" upright="1"/>
                      </wps:wsp>
                    </a:graphicData>
                  </a:graphic>
                </wp:inline>
              </w:drawing>
            </mc:Choice>
            <mc:Fallback>
              <w:pict>
                <v:shape w14:anchorId="115C818B" id="文本框 42" o:spid="_x0000_s1038" type="#_x0000_t202" style="width:430.05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" fillcolor="#f8f8f8" strokecolor="#ccc" strokeweight=".72pt">
                  <v:textbox inset="0,0,0,0">
                    <w:txbxContent>
                      <w:p w14:paraId="5491E197"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scan_filter_chain</w:t>
                        </w:r>
                        <w:proofErr w:type="spellEnd"/>
                        <w:r>
                          <w:rPr>
                            <w:rFonts w:ascii="宋体" w:eastAsia="宋体" w:hAnsi="宋体" w:cs="宋体"/>
                            <w:color w:val="000000" w:themeColor="text1"/>
                            <w:sz w:val="18"/>
                            <w:szCs w:val="18"/>
                            <w:shd w:val="clear" w:color="auto" w:fill="FFFFFF"/>
                          </w:rPr>
                          <w:t>:</w:t>
                        </w:r>
                      </w:p>
                      <w:p w14:paraId="7B884541"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70AD47" w:themeColor="accent6"/>
                            <w:sz w:val="18"/>
                            <w:szCs w:val="18"/>
                            <w:shd w:val="clear" w:color="auto" w:fill="FFFFFF"/>
                          </w:rPr>
                          <w:t>- name:</w:t>
                        </w:r>
                        <w:r>
                          <w:rPr>
                            <w:rFonts w:ascii="宋体" w:eastAsia="宋体" w:hAnsi="宋体" w:cs="宋体"/>
                            <w:color w:val="000000" w:themeColor="text1"/>
                            <w:sz w:val="18"/>
                            <w:szCs w:val="18"/>
                            <w:shd w:val="clear" w:color="auto" w:fill="FFFFFF"/>
                          </w:rPr>
                          <w:t xml:space="preserve"> angle</w:t>
                        </w:r>
                      </w:p>
                      <w:p w14:paraId="35D5C1EE"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r>
                          <w:rPr>
                            <w:rFonts w:ascii="宋体" w:eastAsia="宋体" w:hAnsi="宋体" w:cs="宋体"/>
                            <w:color w:val="70AD47" w:themeColor="accent6"/>
                            <w:sz w:val="18"/>
                            <w:szCs w:val="18"/>
                            <w:shd w:val="clear" w:color="auto" w:fill="FFFFFF"/>
                          </w:rPr>
                          <w:t>type:</w:t>
                        </w:r>
                        <w:r>
                          <w:rPr>
                            <w:rFonts w:ascii="宋体" w:eastAsia="宋体" w:hAnsi="宋体" w:cs="宋体"/>
                            <w:color w:val="000000" w:themeColor="text1"/>
                            <w:sz w:val="18"/>
                            <w:szCs w:val="18"/>
                            <w:shd w:val="clear" w:color="auto" w:fill="FFFFFF"/>
                          </w:rPr>
                          <w:t xml:space="preserve"> </w:t>
                        </w:r>
                        <w:proofErr w:type="spellStart"/>
                        <w:r>
                          <w:rPr>
                            <w:rFonts w:ascii="宋体" w:eastAsia="宋体" w:hAnsi="宋体" w:cs="宋体"/>
                            <w:color w:val="000000" w:themeColor="text1"/>
                            <w:sz w:val="18"/>
                            <w:szCs w:val="18"/>
                            <w:shd w:val="clear" w:color="auto" w:fill="FFFFFF"/>
                          </w:rPr>
                          <w:t>LaserScanAngularBoundsFilter</w:t>
                        </w:r>
                        <w:proofErr w:type="spellEnd"/>
                      </w:p>
                      <w:p w14:paraId="647D8FEA"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r>
                          <w:rPr>
                            <w:rFonts w:ascii="宋体" w:eastAsia="宋体" w:hAnsi="宋体" w:cs="宋体"/>
                            <w:color w:val="70AD47" w:themeColor="accent6"/>
                            <w:sz w:val="18"/>
                            <w:szCs w:val="18"/>
                            <w:shd w:val="clear" w:color="auto" w:fill="FFFFFF"/>
                          </w:rPr>
                          <w:t>params:</w:t>
                        </w:r>
                      </w:p>
                      <w:p w14:paraId="4006F6A6"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proofErr w:type="spellStart"/>
                        <w:r>
                          <w:rPr>
                            <w:rFonts w:ascii="宋体" w:eastAsia="宋体" w:hAnsi="宋体" w:cs="宋体"/>
                            <w:color w:val="70AD47" w:themeColor="accent6"/>
                            <w:sz w:val="18"/>
                            <w:szCs w:val="18"/>
                            <w:shd w:val="clear" w:color="auto" w:fill="FFFFFF"/>
                          </w:rPr>
                          <w:t>lower_angle</w:t>
                        </w:r>
                        <w:proofErr w:type="spellEnd"/>
                        <w:r>
                          <w:rPr>
                            <w:rFonts w:ascii="宋体" w:eastAsia="宋体" w:hAnsi="宋体" w:cs="宋体"/>
                            <w:color w:val="70AD47" w:themeColor="accent6"/>
                            <w:sz w:val="18"/>
                            <w:szCs w:val="18"/>
                            <w:shd w:val="clear" w:color="auto" w:fill="FFFFFF"/>
                          </w:rPr>
                          <w:t>:</w:t>
                        </w:r>
                        <w:r>
                          <w:rPr>
                            <w:rFonts w:ascii="宋体" w:eastAsia="宋体" w:hAnsi="宋体" w:cs="宋体"/>
                            <w:color w:val="000000" w:themeColor="text1"/>
                            <w:sz w:val="18"/>
                            <w:szCs w:val="18"/>
                            <w:shd w:val="clear" w:color="auto" w:fill="FFFFFF"/>
                          </w:rPr>
                          <w:t xml:space="preserve"> -1.57</w:t>
                        </w:r>
                      </w:p>
                      <w:p w14:paraId="663114B2"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r>
                          <w:rPr>
                            <w:rFonts w:ascii="宋体" w:eastAsia="宋体" w:hAnsi="宋体" w:cs="宋体"/>
                            <w:color w:val="000000" w:themeColor="text1"/>
                            <w:sz w:val="18"/>
                            <w:szCs w:val="18"/>
                            <w:shd w:val="clear" w:color="auto" w:fill="FFFFFF"/>
                          </w:rPr>
                          <w:t xml:space="preserve">    </w:t>
                        </w:r>
                        <w:proofErr w:type="spellStart"/>
                        <w:r>
                          <w:rPr>
                            <w:rFonts w:ascii="宋体" w:eastAsia="宋体" w:hAnsi="宋体" w:cs="宋体"/>
                            <w:color w:val="70AD47" w:themeColor="accent6"/>
                            <w:sz w:val="18"/>
                            <w:szCs w:val="18"/>
                            <w:shd w:val="clear" w:color="auto" w:fill="FFFFFF"/>
                          </w:rPr>
                          <w:t>upper_angle</w:t>
                        </w:r>
                        <w:proofErr w:type="spellEnd"/>
                        <w:r>
                          <w:rPr>
                            <w:rFonts w:ascii="宋体" w:eastAsia="宋体" w:hAnsi="宋体" w:cs="宋体"/>
                            <w:color w:val="70AD47" w:themeColor="accent6"/>
                            <w:sz w:val="18"/>
                            <w:szCs w:val="18"/>
                            <w:shd w:val="clear" w:color="auto" w:fill="FFFFFF"/>
                          </w:rPr>
                          <w:t>:</w:t>
                        </w:r>
                        <w:r>
                          <w:rPr>
                            <w:rFonts w:ascii="宋体" w:eastAsia="宋体" w:hAnsi="宋体" w:cs="宋体"/>
                            <w:color w:val="000000" w:themeColor="text1"/>
                            <w:sz w:val="18"/>
                            <w:szCs w:val="18"/>
                            <w:shd w:val="clear" w:color="auto" w:fill="FFFFFF"/>
                          </w:rPr>
                          <w:t xml:space="preserve"> 1.57</w:t>
                        </w:r>
                      </w:p>
                    </w:txbxContent>
                  </v:textbox>
                  <w10:anchorlock/>
                </v:shape>
              </w:pict>
            </mc:Fallback>
          </mc:AlternateContent>
        </w:r>
      </w:del>
    </w:p>
    <w:p w14:paraId="199E0B38" w14:textId="3B2AD273" w:rsidR="000B6B6B" w:rsidRPr="007A3508" w:rsidDel="00071403" w:rsidRDefault="00000000">
      <w:pPr>
        <w:pStyle w:val="a3"/>
        <w:rPr>
          <w:del w:id="1626" w:author="sun lanlan" w:date="2023-11-08T09:56:00Z"/>
          <w:rFonts w:ascii="CIDFont+F1" w:hAnsi="CIDFont+F1"/>
          <w:color w:val="000000"/>
          <w:sz w:val="24"/>
          <w:szCs w:val="24"/>
          <w:rPrChange w:id="1627" w:author="sun lanlan" w:date="2023-11-08T10:47:00Z">
            <w:rPr>
              <w:del w:id="1628" w:author="sun lanlan" w:date="2023-11-08T09:56:00Z"/>
              <w:rFonts w:ascii="微软雅黑" w:eastAsia="微软雅黑" w:hAnsi="微软雅黑" w:cs="微软雅黑"/>
              <w:b/>
              <w:bCs/>
              <w:color w:val="4F4F4F"/>
              <w:sz w:val="24"/>
              <w:szCs w:val="24"/>
              <w:shd w:val="clear" w:color="auto" w:fill="FFFFFF"/>
            </w:rPr>
          </w:rPrChange>
        </w:rPr>
        <w:pPrChange w:id="1629" w:author="sun lanlan" w:date="2023-11-08T10:11:00Z">
          <w:pPr>
            <w:widowControl/>
            <w:numPr>
              <w:numId w:val="2"/>
            </w:numPr>
            <w:shd w:val="clear" w:color="auto" w:fill="FFFFFF"/>
            <w:tabs>
              <w:tab w:val="left" w:pos="312"/>
            </w:tabs>
            <w:spacing w:before="96" w:after="192" w:line="336" w:lineRule="atLeast"/>
          </w:pPr>
        </w:pPrChange>
      </w:pPr>
      <w:del w:id="1630" w:author="sun lanlan" w:date="2023-11-08T09:56:00Z">
        <w:r w:rsidRPr="007A3508" w:rsidDel="00071403">
          <w:rPr>
            <w:rFonts w:ascii="CIDFont+F1" w:hAnsi="CIDFont+F1" w:hint="eastAsia"/>
            <w:color w:val="000000"/>
            <w:sz w:val="24"/>
            <w:szCs w:val="24"/>
            <w:rPrChange w:id="1631" w:author="sun lanlan" w:date="2023-11-08T10:47:00Z">
              <w:rPr>
                <w:rFonts w:ascii="微软雅黑" w:eastAsia="微软雅黑" w:hAnsi="微软雅黑" w:cs="微软雅黑" w:hint="eastAsia"/>
                <w:b/>
                <w:bCs/>
                <w:color w:val="4F4F4F"/>
                <w:sz w:val="24"/>
                <w:szCs w:val="24"/>
                <w:shd w:val="clear" w:color="auto" w:fill="FFFFFF"/>
              </w:rPr>
            </w:rPrChange>
          </w:rPr>
          <w:delText>其他参数</w:delText>
        </w:r>
      </w:del>
    </w:p>
    <w:p w14:paraId="5F2130D1" w14:textId="16EF211D" w:rsidR="000B6B6B" w:rsidRPr="007A3508" w:rsidDel="00071403" w:rsidRDefault="00000000">
      <w:pPr>
        <w:pStyle w:val="a3"/>
        <w:rPr>
          <w:del w:id="1632" w:author="sun lanlan" w:date="2023-11-08T09:56:00Z"/>
          <w:rFonts w:ascii="CIDFont+F1" w:hAnsi="CIDFont+F1"/>
          <w:color w:val="000000"/>
          <w:sz w:val="24"/>
          <w:szCs w:val="24"/>
          <w:rPrChange w:id="1633" w:author="sun lanlan" w:date="2023-11-08T10:47:00Z">
            <w:rPr>
              <w:del w:id="1634" w:author="sun lanlan" w:date="2023-11-08T09:56:00Z"/>
              <w:rFonts w:ascii="宋体" w:eastAsia="宋体" w:hAnsi="宋体" w:cs="宋体"/>
              <w:sz w:val="18"/>
            </w:rPr>
          </w:rPrChange>
        </w:rPr>
        <w:pPrChange w:id="1635" w:author="sun lanlan" w:date="2023-11-08T10:11:00Z">
          <w:pPr/>
        </w:pPrChange>
      </w:pPr>
      <w:del w:id="1636" w:author="sun lanlan" w:date="2023-11-08T09:56:00Z">
        <w:r w:rsidRPr="007A3508" w:rsidDel="00071403">
          <w:rPr>
            <w:rFonts w:ascii="CIDFont+F1" w:hAnsi="CIDFont+F1"/>
            <w:noProof/>
            <w:color w:val="000000"/>
            <w:sz w:val="24"/>
            <w:szCs w:val="24"/>
            <w:rPrChange w:id="1637" w:author="sun lanlan" w:date="2023-11-08T10:47:00Z">
              <w:rPr>
                <w:rFonts w:ascii="宋体" w:eastAsia="宋体" w:hAnsi="宋体" w:cs="宋体"/>
                <w:noProof/>
                <w:sz w:val="18"/>
              </w:rPr>
            </w:rPrChange>
          </w:rPr>
          <mc:AlternateContent>
            <mc:Choice Requires="wps">
              <w:drawing>
                <wp:inline distT="0" distB="0" distL="114300" distR="114300" wp14:anchorId="1C9EC941" wp14:editId="129B8A66">
                  <wp:extent cx="5461635" cy="1388110"/>
                  <wp:effectExtent l="4445" t="4445" r="5080" b="9525"/>
                  <wp:docPr id="43" name="文本框 43"/>
                  <wp:cNvGraphicFramePr/>
                  <a:graphic xmlns:a="http://schemas.openxmlformats.org/drawingml/2006/main">
                    <a:graphicData uri="http://schemas.microsoft.com/office/word/2010/wordprocessingShape">
                      <wps:wsp>
                        <wps:cNvSpPr txBox="1"/>
                        <wps:spPr>
                          <a:xfrm>
                            <a:off x="0" y="0"/>
                            <a:ext cx="5461635" cy="1388110"/>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3D27CBF4"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LaserScanBoxFilter</w:t>
                              </w:r>
                              <w:proofErr w:type="spellEnd"/>
                              <w:r>
                                <w:rPr>
                                  <w:rFonts w:ascii="宋体" w:eastAsia="宋体" w:hAnsi="宋体" w:cs="宋体"/>
                                  <w:color w:val="000000" w:themeColor="text1"/>
                                  <w:sz w:val="18"/>
                                  <w:szCs w:val="18"/>
                                  <w:shd w:val="clear" w:color="auto" w:fill="FFFFFF"/>
                                </w:rPr>
                                <w:t xml:space="preserve"> 无视一个区块内的数据（常用于无视机器人本体对激光雷达数据的干扰）</w:t>
                              </w:r>
                            </w:p>
                            <w:p w14:paraId="3AC832FF"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LaserScanAngularBoundsFilterInPlace</w:t>
                              </w:r>
                              <w:proofErr w:type="spellEnd"/>
                              <w:r>
                                <w:rPr>
                                  <w:rFonts w:ascii="宋体" w:eastAsia="宋体" w:hAnsi="宋体" w:cs="宋体"/>
                                  <w:color w:val="000000" w:themeColor="text1"/>
                                  <w:sz w:val="18"/>
                                  <w:szCs w:val="18"/>
                                  <w:shd w:val="clear" w:color="auto" w:fill="FFFFFF"/>
                                </w:rPr>
                                <w:t xml:space="preserve"> 不会删除目标角度扇区外的数据，但会把对应扫描的距离值设为最大距离阈值+1</w:t>
                              </w:r>
                            </w:p>
                            <w:p w14:paraId="2D5934EF"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ScanShadowsFilter</w:t>
                              </w:r>
                              <w:proofErr w:type="spellEnd"/>
                              <w:r>
                                <w:rPr>
                                  <w:rFonts w:ascii="宋体" w:eastAsia="宋体" w:hAnsi="宋体" w:cs="宋体"/>
                                  <w:color w:val="000000" w:themeColor="text1"/>
                                  <w:sz w:val="18"/>
                                  <w:szCs w:val="18"/>
                                  <w:shd w:val="clear" w:color="auto" w:fill="FFFFFF"/>
                                </w:rPr>
                                <w:t xml:space="preserve"> 针对物体边沿的扫描和识别</w:t>
                              </w:r>
                            </w:p>
                            <w:p w14:paraId="52507590"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LaserArrayFilter</w:t>
                              </w:r>
                              <w:proofErr w:type="spellEnd"/>
                              <w:r>
                                <w:rPr>
                                  <w:rFonts w:ascii="宋体" w:eastAsia="宋体" w:hAnsi="宋体" w:cs="宋体"/>
                                  <w:color w:val="000000" w:themeColor="text1"/>
                                  <w:sz w:val="18"/>
                                  <w:szCs w:val="18"/>
                                  <w:shd w:val="clear" w:color="auto" w:fill="FFFFFF"/>
                                </w:rPr>
                                <w:t xml:space="preserve"> 使用数学过滤器对距离和强度进行过滤</w:t>
                              </w:r>
                            </w:p>
                          </w:txbxContent>
                        </wps:txbx>
                        <wps:bodyPr lIns="0" tIns="0" rIns="0" bIns="0" upright="1"/>
                      </wps:wsp>
                    </a:graphicData>
                  </a:graphic>
                </wp:inline>
              </w:drawing>
            </mc:Choice>
            <mc:Fallback>
              <w:pict>
                <v:shape w14:anchorId="1C9EC941" id="文本框 43" o:spid="_x0000_s1039" type="#_x0000_t202" style="width:430.05pt;height:1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" fillcolor="#f8f8f8" strokecolor="#ccc" strokeweight=".72pt">
                  <v:textbox inset="0,0,0,0">
                    <w:txbxContent>
                      <w:p w14:paraId="3D27CBF4"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LaserScanBoxFilter</w:t>
                        </w:r>
                        <w:proofErr w:type="spellEnd"/>
                        <w:r>
                          <w:rPr>
                            <w:rFonts w:ascii="宋体" w:eastAsia="宋体" w:hAnsi="宋体" w:cs="宋体"/>
                            <w:color w:val="000000" w:themeColor="text1"/>
                            <w:sz w:val="18"/>
                            <w:szCs w:val="18"/>
                            <w:shd w:val="clear" w:color="auto" w:fill="FFFFFF"/>
                          </w:rPr>
                          <w:t xml:space="preserve"> 无视一个区块内的数据（常用于无视机器人本体对激光雷达数据的干扰）</w:t>
                        </w:r>
                      </w:p>
                      <w:p w14:paraId="3AC832FF"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LaserScanAngularBoundsFilterInPlace</w:t>
                        </w:r>
                        <w:proofErr w:type="spellEnd"/>
                        <w:r>
                          <w:rPr>
                            <w:rFonts w:ascii="宋体" w:eastAsia="宋体" w:hAnsi="宋体" w:cs="宋体"/>
                            <w:color w:val="000000" w:themeColor="text1"/>
                            <w:sz w:val="18"/>
                            <w:szCs w:val="18"/>
                            <w:shd w:val="clear" w:color="auto" w:fill="FFFFFF"/>
                          </w:rPr>
                          <w:t xml:space="preserve"> 不会删除目标角度扇区外的数据，但会把对应扫描的距离值设为最大距离阈值+1</w:t>
                        </w:r>
                      </w:p>
                      <w:p w14:paraId="2D5934EF"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ScanShadowsFilter</w:t>
                        </w:r>
                        <w:proofErr w:type="spellEnd"/>
                        <w:r>
                          <w:rPr>
                            <w:rFonts w:ascii="宋体" w:eastAsia="宋体" w:hAnsi="宋体" w:cs="宋体"/>
                            <w:color w:val="000000" w:themeColor="text1"/>
                            <w:sz w:val="18"/>
                            <w:szCs w:val="18"/>
                            <w:shd w:val="clear" w:color="auto" w:fill="FFFFFF"/>
                          </w:rPr>
                          <w:t xml:space="preserve"> 针对物体边沿的扫描和识别</w:t>
                        </w:r>
                      </w:p>
                      <w:p w14:paraId="52507590" w14:textId="77777777" w:rsidR="000B6B6B" w:rsidRDefault="00000000">
                        <w:pPr>
                          <w:spacing w:before="132"/>
                          <w:ind w:firstLine="420"/>
                          <w:jc w:val="left"/>
                          <w:rPr>
                            <w:rFonts w:ascii="宋体" w:eastAsia="宋体" w:hAnsi="宋体" w:cs="宋体"/>
                            <w:color w:val="000000" w:themeColor="text1"/>
                            <w:sz w:val="18"/>
                            <w:szCs w:val="18"/>
                            <w:shd w:val="clear" w:color="auto" w:fill="FFFFFF"/>
                          </w:rPr>
                        </w:pPr>
                        <w:proofErr w:type="spellStart"/>
                        <w:r>
                          <w:rPr>
                            <w:rFonts w:ascii="宋体" w:eastAsia="宋体" w:hAnsi="宋体" w:cs="宋体"/>
                            <w:color w:val="000000" w:themeColor="text1"/>
                            <w:sz w:val="18"/>
                            <w:szCs w:val="18"/>
                            <w:shd w:val="clear" w:color="auto" w:fill="FFFFFF"/>
                          </w:rPr>
                          <w:t>LaserArrayFilter</w:t>
                        </w:r>
                        <w:proofErr w:type="spellEnd"/>
                        <w:r>
                          <w:rPr>
                            <w:rFonts w:ascii="宋体" w:eastAsia="宋体" w:hAnsi="宋体" w:cs="宋体"/>
                            <w:color w:val="000000" w:themeColor="text1"/>
                            <w:sz w:val="18"/>
                            <w:szCs w:val="18"/>
                            <w:shd w:val="clear" w:color="auto" w:fill="FFFFFF"/>
                          </w:rPr>
                          <w:t xml:space="preserve"> 使用数学过滤器对距离和强度进行过滤</w:t>
                        </w:r>
                      </w:p>
                    </w:txbxContent>
                  </v:textbox>
                  <w10:anchorlock/>
                </v:shape>
              </w:pict>
            </mc:Fallback>
          </mc:AlternateContent>
        </w:r>
      </w:del>
    </w:p>
    <w:p w14:paraId="175ABB16" w14:textId="6ED611A0" w:rsidR="000B6B6B" w:rsidRPr="007A3508" w:rsidDel="00071403" w:rsidRDefault="000B6B6B">
      <w:pPr>
        <w:pStyle w:val="a3"/>
        <w:rPr>
          <w:del w:id="1638" w:author="sun lanlan" w:date="2023-11-08T09:56:00Z"/>
          <w:rFonts w:ascii="CIDFont+F1" w:hAnsi="CIDFont+F1"/>
          <w:color w:val="000000"/>
          <w:sz w:val="24"/>
          <w:szCs w:val="24"/>
          <w:rPrChange w:id="1639" w:author="sun lanlan" w:date="2023-11-08T10:47:00Z">
            <w:rPr>
              <w:del w:id="1640" w:author="sun lanlan" w:date="2023-11-08T09:56:00Z"/>
            </w:rPr>
          </w:rPrChange>
        </w:rPr>
        <w:pPrChange w:id="1641" w:author="sun lanlan" w:date="2023-11-08T10:11:00Z">
          <w:pPr/>
        </w:pPrChange>
      </w:pPr>
    </w:p>
    <w:p w14:paraId="0EC809D2" w14:textId="1466DF3A" w:rsidR="000B6B6B" w:rsidRPr="007A3508" w:rsidDel="00071403" w:rsidRDefault="00000000">
      <w:pPr>
        <w:pStyle w:val="a3"/>
        <w:rPr>
          <w:del w:id="1642" w:author="sun lanlan" w:date="2023-11-08T09:56:00Z"/>
          <w:rFonts w:ascii="CIDFont+F1" w:hAnsi="CIDFont+F1"/>
          <w:color w:val="000000"/>
          <w:sz w:val="24"/>
          <w:szCs w:val="24"/>
          <w:rPrChange w:id="1643" w:author="sun lanlan" w:date="2023-11-08T10:47:00Z">
            <w:rPr>
              <w:del w:id="1644" w:author="sun lanlan" w:date="2023-11-08T09:56:00Z"/>
              <w:rFonts w:ascii="宋体" w:eastAsia="宋体" w:hAnsi="宋体" w:cs="宋体"/>
              <w:b/>
              <w:bCs/>
              <w:color w:val="333333"/>
            </w:rPr>
          </w:rPrChange>
        </w:rPr>
        <w:pPrChange w:id="1645" w:author="sun lanlan" w:date="2023-11-08T10:11:00Z">
          <w:pPr>
            <w:jc w:val="left"/>
          </w:pPr>
        </w:pPrChange>
      </w:pPr>
      <w:del w:id="1646" w:author="sun lanlan" w:date="2023-11-08T09:56:00Z">
        <w:r w:rsidRPr="007A3508" w:rsidDel="00071403">
          <w:rPr>
            <w:rFonts w:ascii="CIDFont+F1" w:hAnsi="CIDFont+F1"/>
            <w:color w:val="000000"/>
            <w:sz w:val="24"/>
            <w:szCs w:val="24"/>
            <w:rPrChange w:id="1647" w:author="sun lanlan" w:date="2023-11-08T10:47:00Z">
              <w:rPr>
                <w:rFonts w:ascii="宋体" w:eastAsia="宋体" w:hAnsi="宋体" w:cs="宋体"/>
                <w:b/>
                <w:bCs/>
                <w:color w:val="333333"/>
              </w:rPr>
            </w:rPrChange>
          </w:rPr>
          <w:delText xml:space="preserve">&lt;5&gt; </w:delText>
        </w:r>
        <w:r w:rsidRPr="007A3508" w:rsidDel="00071403">
          <w:rPr>
            <w:rFonts w:ascii="CIDFont+F1" w:hAnsi="CIDFont+F1" w:hint="eastAsia"/>
            <w:color w:val="000000"/>
            <w:sz w:val="24"/>
            <w:szCs w:val="24"/>
            <w:rPrChange w:id="1648" w:author="sun lanlan" w:date="2023-11-08T10:47:00Z">
              <w:rPr>
                <w:rFonts w:ascii="宋体" w:eastAsia="宋体" w:hAnsi="宋体" w:cs="宋体" w:hint="eastAsia"/>
                <w:b/>
                <w:bCs/>
                <w:color w:val="333333"/>
              </w:rPr>
            </w:rPrChange>
          </w:rPr>
          <w:delText>该方案采用的滤波参数详解：</w:delText>
        </w:r>
      </w:del>
    </w:p>
    <w:p w14:paraId="2B2D7410" w14:textId="30339771" w:rsidR="000B6B6B" w:rsidRPr="007A3508" w:rsidDel="00071403" w:rsidRDefault="00000000">
      <w:pPr>
        <w:pStyle w:val="a3"/>
        <w:rPr>
          <w:del w:id="1649" w:author="sun lanlan" w:date="2023-11-08T09:56:00Z"/>
          <w:rFonts w:ascii="CIDFont+F1" w:hAnsi="CIDFont+F1"/>
          <w:color w:val="000000"/>
          <w:sz w:val="24"/>
          <w:szCs w:val="24"/>
          <w:rPrChange w:id="1650" w:author="sun lanlan" w:date="2023-11-08T10:47:00Z">
            <w:rPr>
              <w:del w:id="1651" w:author="sun lanlan" w:date="2023-11-08T09:56:00Z"/>
            </w:rPr>
          </w:rPrChange>
        </w:rPr>
        <w:pPrChange w:id="1652" w:author="sun lanlan" w:date="2023-11-08T10:11:00Z">
          <w:pPr>
            <w:jc w:val="left"/>
          </w:pPr>
        </w:pPrChange>
      </w:pPr>
      <w:del w:id="1653" w:author="sun lanlan" w:date="2023-11-08T09:56:00Z">
        <w:r w:rsidRPr="007A3508" w:rsidDel="00071403">
          <w:rPr>
            <w:rFonts w:ascii="CIDFont+F1" w:hAnsi="CIDFont+F1"/>
            <w:noProof/>
            <w:color w:val="000000"/>
            <w:sz w:val="24"/>
            <w:szCs w:val="24"/>
            <w:rPrChange w:id="1654" w:author="sun lanlan" w:date="2023-11-08T10:47:00Z">
              <w:rPr>
                <w:noProof/>
              </w:rPr>
            </w:rPrChange>
          </w:rPr>
          <w:drawing>
            <wp:inline distT="0" distB="0" distL="114300" distR="114300" wp14:anchorId="74191EFA" wp14:editId="02C6584E">
              <wp:extent cx="4274820" cy="1965960"/>
              <wp:effectExtent l="0" t="0" r="762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4"/>
                      <a:stretch>
                        <a:fillRect/>
                      </a:stretch>
                    </pic:blipFill>
                    <pic:spPr>
                      <a:xfrm>
                        <a:off x="0" y="0"/>
                        <a:ext cx="4274820" cy="1965960"/>
                      </a:xfrm>
                      <a:prstGeom prst="rect">
                        <a:avLst/>
                      </a:prstGeom>
                      <a:noFill/>
                      <a:ln>
                        <a:noFill/>
                      </a:ln>
                    </pic:spPr>
                  </pic:pic>
                </a:graphicData>
              </a:graphic>
            </wp:inline>
          </w:drawing>
        </w:r>
      </w:del>
    </w:p>
    <w:p w14:paraId="09CA5B30" w14:textId="4645A7A3" w:rsidR="000B6B6B" w:rsidRPr="007A3508" w:rsidDel="00071403" w:rsidRDefault="000B6B6B">
      <w:pPr>
        <w:pStyle w:val="a3"/>
        <w:rPr>
          <w:del w:id="1655" w:author="sun lanlan" w:date="2023-11-08T09:56:00Z"/>
          <w:rFonts w:ascii="CIDFont+F1" w:hAnsi="CIDFont+F1"/>
          <w:color w:val="000000"/>
          <w:sz w:val="24"/>
          <w:szCs w:val="24"/>
          <w:rPrChange w:id="1656" w:author="sun lanlan" w:date="2023-11-08T10:47:00Z">
            <w:rPr>
              <w:del w:id="1657" w:author="sun lanlan" w:date="2023-11-08T09:56:00Z"/>
            </w:rPr>
          </w:rPrChange>
        </w:rPr>
        <w:pPrChange w:id="1658" w:author="sun lanlan" w:date="2023-11-08T10:11:00Z">
          <w:pPr>
            <w:jc w:val="left"/>
          </w:pPr>
        </w:pPrChange>
      </w:pPr>
    </w:p>
    <w:p w14:paraId="3318FDF4" w14:textId="31D33D08" w:rsidR="000B6B6B" w:rsidRPr="007A3508" w:rsidDel="00071403" w:rsidRDefault="00000000">
      <w:pPr>
        <w:pStyle w:val="a3"/>
        <w:rPr>
          <w:del w:id="1659" w:author="sun lanlan" w:date="2023-11-08T09:56:00Z"/>
          <w:rFonts w:ascii="CIDFont+F1" w:hAnsi="CIDFont+F1"/>
          <w:color w:val="000000"/>
          <w:sz w:val="24"/>
          <w:szCs w:val="24"/>
          <w:rPrChange w:id="1660" w:author="sun lanlan" w:date="2023-11-08T10:47:00Z">
            <w:rPr>
              <w:del w:id="1661" w:author="sun lanlan" w:date="2023-11-08T09:56:00Z"/>
              <w:rFonts w:ascii="宋体" w:eastAsia="宋体" w:hAnsi="宋体" w:cs="宋体"/>
              <w:color w:val="333333"/>
              <w:szCs w:val="21"/>
              <w:shd w:val="clear" w:color="auto" w:fill="FFFFFF"/>
            </w:rPr>
          </w:rPrChange>
        </w:rPr>
        <w:pPrChange w:id="1662" w:author="sun lanlan" w:date="2023-11-08T10:11:00Z">
          <w:pPr>
            <w:widowControl/>
            <w:ind w:firstLineChars="200" w:firstLine="420"/>
            <w:jc w:val="left"/>
          </w:pPr>
        </w:pPrChange>
      </w:pPr>
      <w:del w:id="1663" w:author="sun lanlan" w:date="2023-11-08T09:56:00Z">
        <w:r w:rsidRPr="007A3508" w:rsidDel="00071403">
          <w:rPr>
            <w:rFonts w:ascii="CIDFont+F1" w:hAnsi="CIDFont+F1" w:hint="eastAsia"/>
            <w:color w:val="000000"/>
            <w:sz w:val="24"/>
            <w:szCs w:val="24"/>
            <w:rPrChange w:id="1664" w:author="sun lanlan" w:date="2023-11-08T10:47:00Z">
              <w:rPr>
                <w:rFonts w:ascii="宋体" w:eastAsia="宋体" w:hAnsi="宋体" w:cs="宋体" w:hint="eastAsia"/>
                <w:color w:val="333333"/>
                <w:szCs w:val="21"/>
                <w:shd w:val="clear" w:color="auto" w:fill="FFFFFF"/>
              </w:rPr>
            </w:rPrChange>
          </w:rPr>
          <w:delText>本方案采用的</w:delText>
        </w:r>
        <w:r w:rsidRPr="007A3508" w:rsidDel="00071403">
          <w:rPr>
            <w:rFonts w:ascii="CIDFont+F1" w:hAnsi="CIDFont+F1"/>
            <w:color w:val="000000"/>
            <w:sz w:val="24"/>
            <w:szCs w:val="24"/>
            <w:rPrChange w:id="1665" w:author="sun lanlan" w:date="2023-11-08T10:47:00Z">
              <w:rPr>
                <w:rFonts w:ascii="宋体" w:eastAsia="宋体" w:hAnsi="宋体" w:cs="宋体"/>
                <w:color w:val="333333"/>
                <w:szCs w:val="21"/>
                <w:shd w:val="clear" w:color="auto" w:fill="FFFFFF"/>
              </w:rPr>
            </w:rPrChange>
          </w:rPr>
          <w:delText>laser_filters</w:delText>
        </w:r>
        <w:r w:rsidRPr="007A3508" w:rsidDel="00071403">
          <w:rPr>
            <w:rFonts w:ascii="CIDFont+F1" w:hAnsi="CIDFont+F1" w:hint="eastAsia"/>
            <w:color w:val="000000"/>
            <w:sz w:val="24"/>
            <w:szCs w:val="24"/>
            <w:rPrChange w:id="1666" w:author="sun lanlan" w:date="2023-11-08T10:47:00Z">
              <w:rPr>
                <w:rFonts w:ascii="宋体" w:eastAsia="宋体" w:hAnsi="宋体" w:cs="宋体" w:hint="eastAsia"/>
                <w:color w:val="333333"/>
                <w:szCs w:val="21"/>
                <w:shd w:val="clear" w:color="auto" w:fill="FFFFFF"/>
              </w:rPr>
            </w:rPrChange>
          </w:rPr>
          <w:delText>滤波参数如上图所示。最小阈值设置为了</w:delText>
        </w:r>
        <w:r w:rsidRPr="007A3508" w:rsidDel="00071403">
          <w:rPr>
            <w:rFonts w:ascii="CIDFont+F1" w:hAnsi="CIDFont+F1"/>
            <w:color w:val="000000"/>
            <w:sz w:val="24"/>
            <w:szCs w:val="24"/>
            <w:rPrChange w:id="1667" w:author="sun lanlan" w:date="2023-11-08T10:47:00Z">
              <w:rPr>
                <w:rFonts w:ascii="宋体" w:eastAsia="宋体" w:hAnsi="宋体" w:cs="宋体"/>
                <w:color w:val="333333"/>
                <w:szCs w:val="21"/>
                <w:shd w:val="clear" w:color="auto" w:fill="FFFFFF"/>
              </w:rPr>
            </w:rPrChange>
          </w:rPr>
          <w:delText>0.05</w:delText>
        </w:r>
        <w:r w:rsidRPr="007A3508" w:rsidDel="00071403">
          <w:rPr>
            <w:rFonts w:ascii="CIDFont+F1" w:hAnsi="CIDFont+F1" w:hint="eastAsia"/>
            <w:color w:val="000000"/>
            <w:sz w:val="24"/>
            <w:szCs w:val="24"/>
            <w:rPrChange w:id="1668" w:author="sun lanlan" w:date="2023-11-08T10:47:00Z">
              <w:rPr>
                <w:rFonts w:ascii="宋体" w:eastAsia="宋体" w:hAnsi="宋体" w:cs="宋体" w:hint="eastAsia"/>
                <w:color w:val="333333"/>
                <w:szCs w:val="21"/>
                <w:shd w:val="clear" w:color="auto" w:fill="FFFFFF"/>
              </w:rPr>
            </w:rPrChange>
          </w:rPr>
          <w:delText>，最大阈值设置为了</w:delText>
        </w:r>
        <w:r w:rsidRPr="007A3508" w:rsidDel="00071403">
          <w:rPr>
            <w:rFonts w:ascii="CIDFont+F1" w:hAnsi="CIDFont+F1"/>
            <w:color w:val="000000"/>
            <w:sz w:val="24"/>
            <w:szCs w:val="24"/>
            <w:rPrChange w:id="1669" w:author="sun lanlan" w:date="2023-11-08T10:47:00Z">
              <w:rPr>
                <w:rFonts w:ascii="宋体" w:eastAsia="宋体" w:hAnsi="宋体" w:cs="宋体"/>
                <w:color w:val="333333"/>
                <w:szCs w:val="21"/>
                <w:shd w:val="clear" w:color="auto" w:fill="FFFFFF"/>
              </w:rPr>
            </w:rPrChange>
          </w:rPr>
          <w:delText>.inf</w:delText>
        </w:r>
        <w:r w:rsidRPr="007A3508" w:rsidDel="00071403">
          <w:rPr>
            <w:rFonts w:ascii="CIDFont+F1" w:hAnsi="CIDFont+F1" w:hint="eastAsia"/>
            <w:color w:val="000000"/>
            <w:sz w:val="24"/>
            <w:szCs w:val="24"/>
            <w:rPrChange w:id="1670" w:author="sun lanlan" w:date="2023-11-08T10:47:00Z">
              <w:rPr>
                <w:rFonts w:ascii="宋体" w:eastAsia="宋体" w:hAnsi="宋体" w:cs="宋体" w:hint="eastAsia"/>
                <w:color w:val="333333"/>
                <w:szCs w:val="21"/>
                <w:shd w:val="clear" w:color="auto" w:fill="FFFFFF"/>
              </w:rPr>
            </w:rPrChange>
          </w:rPr>
          <w:delText>。也就是小于等于</w:delText>
        </w:r>
        <w:r w:rsidRPr="007A3508" w:rsidDel="00071403">
          <w:rPr>
            <w:rFonts w:ascii="CIDFont+F1" w:hAnsi="CIDFont+F1"/>
            <w:color w:val="000000"/>
            <w:sz w:val="24"/>
            <w:szCs w:val="24"/>
            <w:rPrChange w:id="1671" w:author="sun lanlan" w:date="2023-11-08T10:47:00Z">
              <w:rPr>
                <w:rFonts w:ascii="宋体" w:eastAsia="宋体" w:hAnsi="宋体" w:cs="宋体"/>
                <w:color w:val="333333"/>
                <w:szCs w:val="21"/>
                <w:shd w:val="clear" w:color="auto" w:fill="FFFFFF"/>
              </w:rPr>
            </w:rPrChange>
          </w:rPr>
          <w:delText>0.05</w:delText>
        </w:r>
        <w:r w:rsidRPr="007A3508" w:rsidDel="00071403">
          <w:rPr>
            <w:rFonts w:ascii="CIDFont+F1" w:hAnsi="CIDFont+F1" w:hint="eastAsia"/>
            <w:color w:val="000000"/>
            <w:sz w:val="24"/>
            <w:szCs w:val="24"/>
            <w:rPrChange w:id="1672" w:author="sun lanlan" w:date="2023-11-08T10:47:00Z">
              <w:rPr>
                <w:rFonts w:ascii="宋体" w:eastAsia="宋体" w:hAnsi="宋体" w:cs="宋体" w:hint="eastAsia"/>
                <w:color w:val="333333"/>
                <w:szCs w:val="21"/>
                <w:shd w:val="clear" w:color="auto" w:fill="FFFFFF"/>
              </w:rPr>
            </w:rPrChange>
          </w:rPr>
          <w:delText>的距离会变成</w:delText>
        </w:r>
        <w:r w:rsidRPr="007A3508" w:rsidDel="00071403">
          <w:rPr>
            <w:rFonts w:ascii="CIDFont+F1" w:hAnsi="CIDFont+F1"/>
            <w:color w:val="000000"/>
            <w:sz w:val="24"/>
            <w:szCs w:val="24"/>
            <w:rPrChange w:id="1673" w:author="sun lanlan" w:date="2023-11-08T10:47:00Z">
              <w:rPr>
                <w:rFonts w:ascii="宋体" w:eastAsia="宋体" w:hAnsi="宋体" w:cs="宋体"/>
                <w:color w:val="333333"/>
                <w:szCs w:val="21"/>
                <w:shd w:val="clear" w:color="auto" w:fill="FFFFFF"/>
              </w:rPr>
            </w:rPrChange>
          </w:rPr>
          <w:delText>49</w:delText>
        </w:r>
        <w:r w:rsidRPr="007A3508" w:rsidDel="00071403">
          <w:rPr>
            <w:rFonts w:ascii="CIDFont+F1" w:hAnsi="CIDFont+F1" w:hint="eastAsia"/>
            <w:color w:val="000000"/>
            <w:sz w:val="24"/>
            <w:szCs w:val="24"/>
            <w:rPrChange w:id="1674" w:author="sun lanlan" w:date="2023-11-08T10:47:00Z">
              <w:rPr>
                <w:rFonts w:ascii="宋体" w:eastAsia="宋体" w:hAnsi="宋体" w:cs="宋体" w:hint="eastAsia"/>
                <w:color w:val="333333"/>
                <w:szCs w:val="21"/>
                <w:shd w:val="clear" w:color="auto" w:fill="FFFFFF"/>
              </w:rPr>
            </w:rPrChange>
          </w:rPr>
          <w:delText>，大于等于</w:delText>
        </w:r>
        <w:r w:rsidRPr="007A3508" w:rsidDel="00071403">
          <w:rPr>
            <w:rFonts w:ascii="CIDFont+F1" w:hAnsi="CIDFont+F1"/>
            <w:color w:val="000000"/>
            <w:sz w:val="24"/>
            <w:szCs w:val="24"/>
            <w:rPrChange w:id="1675" w:author="sun lanlan" w:date="2023-11-08T10:47:00Z">
              <w:rPr>
                <w:rFonts w:ascii="宋体" w:eastAsia="宋体" w:hAnsi="宋体" w:cs="宋体"/>
                <w:color w:val="333333"/>
                <w:szCs w:val="21"/>
                <w:shd w:val="clear" w:color="auto" w:fill="FFFFFF"/>
              </w:rPr>
            </w:rPrChange>
          </w:rPr>
          <w:delText>.inf</w:delText>
        </w:r>
        <w:r w:rsidRPr="007A3508" w:rsidDel="00071403">
          <w:rPr>
            <w:rFonts w:ascii="CIDFont+F1" w:hAnsi="CIDFont+F1" w:hint="eastAsia"/>
            <w:color w:val="000000"/>
            <w:sz w:val="24"/>
            <w:szCs w:val="24"/>
            <w:rPrChange w:id="1676" w:author="sun lanlan" w:date="2023-11-08T10:47:00Z">
              <w:rPr>
                <w:rFonts w:ascii="宋体" w:eastAsia="宋体" w:hAnsi="宋体" w:cs="宋体" w:hint="eastAsia"/>
                <w:color w:val="333333"/>
                <w:szCs w:val="21"/>
                <w:shd w:val="clear" w:color="auto" w:fill="FFFFFF"/>
              </w:rPr>
            </w:rPrChange>
          </w:rPr>
          <w:delText>的会变成</w:delText>
        </w:r>
        <w:r w:rsidRPr="007A3508" w:rsidDel="00071403">
          <w:rPr>
            <w:rFonts w:ascii="CIDFont+F1" w:hAnsi="CIDFont+F1"/>
            <w:color w:val="000000"/>
            <w:sz w:val="24"/>
            <w:szCs w:val="24"/>
            <w:rPrChange w:id="1677" w:author="sun lanlan" w:date="2023-11-08T10:47:00Z">
              <w:rPr>
                <w:rFonts w:ascii="宋体" w:eastAsia="宋体" w:hAnsi="宋体" w:cs="宋体"/>
                <w:color w:val="333333"/>
                <w:szCs w:val="21"/>
                <w:shd w:val="clear" w:color="auto" w:fill="FFFFFF"/>
              </w:rPr>
            </w:rPrChange>
          </w:rPr>
          <w:delText>50</w:delText>
        </w:r>
        <w:r w:rsidRPr="007A3508" w:rsidDel="00071403">
          <w:rPr>
            <w:rFonts w:ascii="CIDFont+F1" w:hAnsi="CIDFont+F1" w:hint="eastAsia"/>
            <w:color w:val="000000"/>
            <w:sz w:val="24"/>
            <w:szCs w:val="24"/>
            <w:rPrChange w:id="1678" w:author="sun lanlan" w:date="2023-11-08T10:47:00Z">
              <w:rPr>
                <w:rFonts w:ascii="宋体" w:eastAsia="宋体" w:hAnsi="宋体" w:cs="宋体" w:hint="eastAsia"/>
                <w:color w:val="333333"/>
                <w:szCs w:val="21"/>
                <w:shd w:val="clear" w:color="auto" w:fill="FFFFFF"/>
              </w:rPr>
            </w:rPrChange>
          </w:rPr>
          <w:delText>。</w:delText>
        </w:r>
      </w:del>
    </w:p>
    <w:p w14:paraId="60D35859" w14:textId="4381038A" w:rsidR="000B6B6B" w:rsidRPr="007A3508" w:rsidDel="00071403" w:rsidRDefault="00000000">
      <w:pPr>
        <w:pStyle w:val="a3"/>
        <w:rPr>
          <w:del w:id="1679" w:author="sun lanlan" w:date="2023-11-08T09:56:00Z"/>
          <w:rFonts w:ascii="CIDFont+F1" w:hAnsi="CIDFont+F1"/>
          <w:color w:val="000000"/>
          <w:sz w:val="24"/>
          <w:szCs w:val="24"/>
          <w:rPrChange w:id="1680" w:author="sun lanlan" w:date="2023-11-08T10:47:00Z">
            <w:rPr>
              <w:del w:id="1681" w:author="sun lanlan" w:date="2023-11-08T09:56:00Z"/>
              <w:rFonts w:ascii="宋体" w:eastAsia="宋体" w:hAnsi="宋体" w:cs="宋体"/>
              <w:color w:val="333333"/>
              <w:szCs w:val="21"/>
              <w:shd w:val="clear" w:color="auto" w:fill="FFFFFF"/>
            </w:rPr>
          </w:rPrChange>
        </w:rPr>
        <w:pPrChange w:id="1682" w:author="sun lanlan" w:date="2023-11-08T10:11:00Z">
          <w:pPr>
            <w:widowControl/>
            <w:ind w:firstLineChars="200" w:firstLine="420"/>
            <w:jc w:val="left"/>
          </w:pPr>
        </w:pPrChange>
      </w:pPr>
      <w:del w:id="1683" w:author="sun lanlan" w:date="2023-11-08T09:56:00Z">
        <w:r w:rsidRPr="007A3508" w:rsidDel="00071403">
          <w:rPr>
            <w:rFonts w:ascii="CIDFont+F1" w:hAnsi="CIDFont+F1" w:hint="eastAsia"/>
            <w:color w:val="000000"/>
            <w:sz w:val="24"/>
            <w:szCs w:val="24"/>
            <w:rPrChange w:id="1684" w:author="sun lanlan" w:date="2023-11-08T10:47:00Z">
              <w:rPr>
                <w:rFonts w:ascii="宋体" w:eastAsia="宋体" w:hAnsi="宋体" w:cs="宋体" w:hint="eastAsia"/>
                <w:color w:val="333333"/>
                <w:szCs w:val="21"/>
                <w:shd w:val="clear" w:color="auto" w:fill="FFFFFF"/>
              </w:rPr>
            </w:rPrChange>
          </w:rPr>
          <w:delText>下面我们再来看一下</w:delText>
        </w:r>
        <w:r w:rsidRPr="007A3508" w:rsidDel="00071403">
          <w:rPr>
            <w:rFonts w:ascii="CIDFont+F1" w:hAnsi="CIDFont+F1"/>
            <w:color w:val="000000"/>
            <w:sz w:val="24"/>
            <w:szCs w:val="24"/>
            <w:rPrChange w:id="1685" w:author="sun lanlan" w:date="2023-11-08T10:47:00Z">
              <w:rPr>
                <w:rFonts w:ascii="宋体" w:eastAsia="宋体" w:hAnsi="宋体" w:cs="宋体"/>
                <w:color w:val="333333"/>
                <w:szCs w:val="21"/>
                <w:shd w:val="clear" w:color="auto" w:fill="FFFFFF"/>
              </w:rPr>
            </w:rPrChange>
          </w:rPr>
          <w:delText>launch</w:delText>
        </w:r>
        <w:r w:rsidRPr="007A3508" w:rsidDel="00071403">
          <w:rPr>
            <w:rFonts w:ascii="CIDFont+F1" w:hAnsi="CIDFont+F1" w:hint="eastAsia"/>
            <w:color w:val="000000"/>
            <w:sz w:val="24"/>
            <w:szCs w:val="24"/>
            <w:rPrChange w:id="1686" w:author="sun lanlan" w:date="2023-11-08T10:47:00Z">
              <w:rPr>
                <w:rFonts w:ascii="宋体" w:eastAsia="宋体" w:hAnsi="宋体" w:cs="宋体" w:hint="eastAsia"/>
                <w:color w:val="333333"/>
                <w:szCs w:val="21"/>
                <w:shd w:val="clear" w:color="auto" w:fill="FFFFFF"/>
              </w:rPr>
            </w:rPrChange>
          </w:rPr>
          <w:delText>文件是如何编写的。</w:delText>
        </w:r>
      </w:del>
    </w:p>
    <w:p w14:paraId="26F13EF3" w14:textId="77E1221F" w:rsidR="000B6B6B" w:rsidRPr="007A3508" w:rsidDel="00071403" w:rsidRDefault="00000000">
      <w:pPr>
        <w:pStyle w:val="a3"/>
        <w:rPr>
          <w:del w:id="1687" w:author="sun lanlan" w:date="2023-11-08T09:56:00Z"/>
          <w:rFonts w:ascii="CIDFont+F1" w:hAnsi="CIDFont+F1"/>
          <w:color w:val="000000"/>
          <w:sz w:val="24"/>
          <w:szCs w:val="24"/>
          <w:rPrChange w:id="1688" w:author="sun lanlan" w:date="2023-11-08T10:47:00Z">
            <w:rPr>
              <w:del w:id="1689" w:author="sun lanlan" w:date="2023-11-08T09:56:00Z"/>
            </w:rPr>
          </w:rPrChange>
        </w:rPr>
        <w:pPrChange w:id="1690" w:author="sun lanlan" w:date="2023-11-08T10:11:00Z">
          <w:pPr>
            <w:jc w:val="left"/>
          </w:pPr>
        </w:pPrChange>
      </w:pPr>
      <w:del w:id="1691" w:author="sun lanlan" w:date="2023-11-08T09:56:00Z">
        <w:r w:rsidRPr="007A3508" w:rsidDel="00071403">
          <w:rPr>
            <w:rFonts w:ascii="CIDFont+F1" w:hAnsi="CIDFont+F1"/>
            <w:noProof/>
            <w:color w:val="000000"/>
            <w:sz w:val="24"/>
            <w:szCs w:val="24"/>
            <w:rPrChange w:id="1692" w:author="sun lanlan" w:date="2023-11-08T10:47:00Z">
              <w:rPr>
                <w:noProof/>
              </w:rPr>
            </w:rPrChange>
          </w:rPr>
          <w:drawing>
            <wp:inline distT="0" distB="0" distL="114300" distR="114300" wp14:anchorId="0E366901" wp14:editId="5866F579">
              <wp:extent cx="5269865" cy="2866390"/>
              <wp:effectExtent l="0" t="0" r="3175" b="1397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5"/>
                      <a:stretch>
                        <a:fillRect/>
                      </a:stretch>
                    </pic:blipFill>
                    <pic:spPr>
                      <a:xfrm>
                        <a:off x="0" y="0"/>
                        <a:ext cx="5269865" cy="2866390"/>
                      </a:xfrm>
                      <a:prstGeom prst="rect">
                        <a:avLst/>
                      </a:prstGeom>
                      <a:noFill/>
                      <a:ln>
                        <a:noFill/>
                      </a:ln>
                    </pic:spPr>
                  </pic:pic>
                </a:graphicData>
              </a:graphic>
            </wp:inline>
          </w:drawing>
        </w:r>
      </w:del>
    </w:p>
    <w:p w14:paraId="1008CA58" w14:textId="13C133AB" w:rsidR="000B6B6B" w:rsidRPr="007A3508" w:rsidDel="00071403" w:rsidRDefault="00000000">
      <w:pPr>
        <w:pStyle w:val="a3"/>
        <w:rPr>
          <w:del w:id="1693" w:author="sun lanlan" w:date="2023-11-08T09:56:00Z"/>
          <w:rFonts w:ascii="CIDFont+F1" w:hAnsi="CIDFont+F1"/>
          <w:color w:val="000000"/>
          <w:sz w:val="24"/>
          <w:szCs w:val="24"/>
          <w:rPrChange w:id="1694" w:author="sun lanlan" w:date="2023-11-08T10:47:00Z">
            <w:rPr>
              <w:del w:id="1695" w:author="sun lanlan" w:date="2023-11-08T09:56:00Z"/>
              <w:rFonts w:ascii="宋体" w:eastAsia="宋体" w:hAnsi="宋体" w:cs="宋体"/>
              <w:color w:val="333333"/>
              <w:szCs w:val="21"/>
              <w:shd w:val="clear" w:color="auto" w:fill="FFFFFF"/>
            </w:rPr>
          </w:rPrChange>
        </w:rPr>
        <w:pPrChange w:id="1696" w:author="sun lanlan" w:date="2023-11-08T10:11:00Z">
          <w:pPr>
            <w:widowControl/>
            <w:ind w:firstLineChars="200" w:firstLine="420"/>
            <w:jc w:val="left"/>
          </w:pPr>
        </w:pPrChange>
      </w:pPr>
      <w:del w:id="1697" w:author="sun lanlan" w:date="2023-11-08T09:56:00Z">
        <w:r w:rsidRPr="007A3508" w:rsidDel="00071403">
          <w:rPr>
            <w:rFonts w:ascii="CIDFont+F1" w:hAnsi="CIDFont+F1" w:hint="eastAsia"/>
            <w:color w:val="000000"/>
            <w:sz w:val="24"/>
            <w:szCs w:val="24"/>
            <w:rPrChange w:id="1698" w:author="sun lanlan" w:date="2023-11-08T10:47:00Z">
              <w:rPr>
                <w:rFonts w:ascii="宋体" w:eastAsia="宋体" w:hAnsi="宋体" w:cs="宋体" w:hint="eastAsia"/>
                <w:color w:val="333333"/>
                <w:szCs w:val="21"/>
                <w:shd w:val="clear" w:color="auto" w:fill="FFFFFF"/>
              </w:rPr>
            </w:rPrChange>
          </w:rPr>
          <w:delText>如图所示，雷达滤波功能包订阅的话题名称是</w:delText>
        </w:r>
        <w:r w:rsidRPr="007A3508" w:rsidDel="00071403">
          <w:rPr>
            <w:rFonts w:ascii="CIDFont+F1" w:hAnsi="CIDFont+F1"/>
            <w:color w:val="000000"/>
            <w:sz w:val="24"/>
            <w:szCs w:val="24"/>
            <w:rPrChange w:id="1699" w:author="sun lanlan" w:date="2023-11-08T10:47:00Z">
              <w:rPr>
                <w:rFonts w:ascii="宋体" w:eastAsia="宋体" w:hAnsi="宋体" w:cs="宋体"/>
                <w:color w:val="333333"/>
                <w:szCs w:val="21"/>
                <w:shd w:val="clear" w:color="auto" w:fill="FFFFFF"/>
              </w:rPr>
            </w:rPrChange>
          </w:rPr>
          <w:delText>/scan</w:delText>
        </w:r>
        <w:r w:rsidRPr="007A3508" w:rsidDel="00071403">
          <w:rPr>
            <w:rFonts w:ascii="CIDFont+F1" w:hAnsi="CIDFont+F1" w:hint="eastAsia"/>
            <w:color w:val="000000"/>
            <w:sz w:val="24"/>
            <w:szCs w:val="24"/>
            <w:rPrChange w:id="1700" w:author="sun lanlan" w:date="2023-11-08T10:47:00Z">
              <w:rPr>
                <w:rFonts w:ascii="宋体" w:eastAsia="宋体" w:hAnsi="宋体" w:cs="宋体" w:hint="eastAsia"/>
                <w:color w:val="333333"/>
                <w:szCs w:val="21"/>
                <w:shd w:val="clear" w:color="auto" w:fill="FFFFFF"/>
              </w:rPr>
            </w:rPrChange>
          </w:rPr>
          <w:delText>话题，对</w:delText>
        </w:r>
        <w:r w:rsidRPr="007A3508" w:rsidDel="00071403">
          <w:rPr>
            <w:rFonts w:ascii="CIDFont+F1" w:hAnsi="CIDFont+F1"/>
            <w:color w:val="000000"/>
            <w:sz w:val="24"/>
            <w:szCs w:val="24"/>
            <w:rPrChange w:id="1701" w:author="sun lanlan" w:date="2023-11-08T10:47:00Z">
              <w:rPr>
                <w:rFonts w:ascii="宋体" w:eastAsia="宋体" w:hAnsi="宋体" w:cs="宋体"/>
                <w:color w:val="333333"/>
                <w:szCs w:val="21"/>
                <w:shd w:val="clear" w:color="auto" w:fill="FFFFFF"/>
              </w:rPr>
            </w:rPrChange>
          </w:rPr>
          <w:delText>/scan</w:delText>
        </w:r>
        <w:r w:rsidRPr="007A3508" w:rsidDel="00071403">
          <w:rPr>
            <w:rFonts w:ascii="CIDFont+F1" w:hAnsi="CIDFont+F1" w:hint="eastAsia"/>
            <w:color w:val="000000"/>
            <w:sz w:val="24"/>
            <w:szCs w:val="24"/>
            <w:rPrChange w:id="1702" w:author="sun lanlan" w:date="2023-11-08T10:47:00Z">
              <w:rPr>
                <w:rFonts w:ascii="宋体" w:eastAsia="宋体" w:hAnsi="宋体" w:cs="宋体" w:hint="eastAsia"/>
                <w:color w:val="333333"/>
                <w:szCs w:val="21"/>
                <w:shd w:val="clear" w:color="auto" w:fill="FFFFFF"/>
              </w:rPr>
            </w:rPrChange>
          </w:rPr>
          <w:delText>话题数据滤波处理后发布的话题是</w:delText>
        </w:r>
        <w:r w:rsidRPr="007A3508" w:rsidDel="00071403">
          <w:rPr>
            <w:rFonts w:ascii="CIDFont+F1" w:hAnsi="CIDFont+F1"/>
            <w:color w:val="000000"/>
            <w:sz w:val="24"/>
            <w:szCs w:val="24"/>
            <w:rPrChange w:id="1703" w:author="sun lanlan" w:date="2023-11-08T10:47:00Z">
              <w:rPr>
                <w:rFonts w:ascii="宋体" w:eastAsia="宋体" w:hAnsi="宋体" w:cs="宋体"/>
                <w:color w:val="333333"/>
                <w:szCs w:val="21"/>
                <w:shd w:val="clear" w:color="auto" w:fill="FFFFFF"/>
              </w:rPr>
            </w:rPrChange>
          </w:rPr>
          <w:delText>/scan_filtered</w:delText>
        </w:r>
        <w:r w:rsidRPr="007A3508" w:rsidDel="00071403">
          <w:rPr>
            <w:rFonts w:ascii="CIDFont+F1" w:hAnsi="CIDFont+F1" w:hint="eastAsia"/>
            <w:color w:val="000000"/>
            <w:sz w:val="24"/>
            <w:szCs w:val="24"/>
            <w:rPrChange w:id="1704" w:author="sun lanlan" w:date="2023-11-08T10:47:00Z">
              <w:rPr>
                <w:rFonts w:ascii="宋体" w:eastAsia="宋体" w:hAnsi="宋体" w:cs="宋体" w:hint="eastAsia"/>
                <w:color w:val="333333"/>
                <w:szCs w:val="21"/>
                <w:shd w:val="clear" w:color="auto" w:fill="FFFFFF"/>
              </w:rPr>
            </w:rPrChange>
          </w:rPr>
          <w:delText>，</w:delText>
        </w:r>
        <w:r w:rsidRPr="007A3508" w:rsidDel="00071403">
          <w:rPr>
            <w:rFonts w:ascii="CIDFont+F1" w:hAnsi="CIDFont+F1"/>
            <w:color w:val="000000"/>
            <w:sz w:val="24"/>
            <w:szCs w:val="24"/>
            <w:rPrChange w:id="1705" w:author="sun lanlan" w:date="2023-11-08T10:47:00Z">
              <w:rPr>
                <w:rFonts w:ascii="宋体" w:eastAsia="宋体" w:hAnsi="宋体" w:cs="宋体"/>
                <w:color w:val="333333"/>
                <w:szCs w:val="21"/>
                <w:shd w:val="clear" w:color="auto" w:fill="FFFFFF"/>
              </w:rPr>
            </w:rPrChange>
          </w:rPr>
          <w:delText>launch</w:delText>
        </w:r>
        <w:r w:rsidRPr="007A3508" w:rsidDel="00071403">
          <w:rPr>
            <w:rFonts w:ascii="CIDFont+F1" w:hAnsi="CIDFont+F1" w:hint="eastAsia"/>
            <w:color w:val="000000"/>
            <w:sz w:val="24"/>
            <w:szCs w:val="24"/>
            <w:rPrChange w:id="1706" w:author="sun lanlan" w:date="2023-11-08T10:47:00Z">
              <w:rPr>
                <w:rFonts w:ascii="宋体" w:eastAsia="宋体" w:hAnsi="宋体" w:cs="宋体" w:hint="eastAsia"/>
                <w:color w:val="333333"/>
                <w:szCs w:val="21"/>
                <w:shd w:val="clear" w:color="auto" w:fill="FFFFFF"/>
              </w:rPr>
            </w:rPrChange>
          </w:rPr>
          <w:delText>文件的第</w:delText>
        </w:r>
        <w:r w:rsidRPr="007A3508" w:rsidDel="00071403">
          <w:rPr>
            <w:rFonts w:ascii="CIDFont+F1" w:hAnsi="CIDFont+F1"/>
            <w:color w:val="000000"/>
            <w:sz w:val="24"/>
            <w:szCs w:val="24"/>
            <w:rPrChange w:id="1707" w:author="sun lanlan" w:date="2023-11-08T10:47:00Z">
              <w:rPr>
                <w:rFonts w:ascii="宋体" w:eastAsia="宋体" w:hAnsi="宋体" w:cs="宋体"/>
                <w:color w:val="333333"/>
                <w:szCs w:val="21"/>
                <w:shd w:val="clear" w:color="auto" w:fill="FFFFFF"/>
              </w:rPr>
            </w:rPrChange>
          </w:rPr>
          <w:delText>15</w:delText>
        </w:r>
        <w:r w:rsidRPr="007A3508" w:rsidDel="00071403">
          <w:rPr>
            <w:rFonts w:ascii="CIDFont+F1" w:hAnsi="CIDFont+F1" w:hint="eastAsia"/>
            <w:color w:val="000000"/>
            <w:sz w:val="24"/>
            <w:szCs w:val="24"/>
            <w:rPrChange w:id="1708" w:author="sun lanlan" w:date="2023-11-08T10:47:00Z">
              <w:rPr>
                <w:rFonts w:ascii="宋体" w:eastAsia="宋体" w:hAnsi="宋体" w:cs="宋体" w:hint="eastAsia"/>
                <w:color w:val="333333"/>
                <w:szCs w:val="21"/>
                <w:shd w:val="clear" w:color="auto" w:fill="FFFFFF"/>
              </w:rPr>
            </w:rPrChange>
          </w:rPr>
          <w:delText>行将话题名</w:delText>
        </w:r>
        <w:r w:rsidRPr="007A3508" w:rsidDel="00071403">
          <w:rPr>
            <w:rFonts w:ascii="CIDFont+F1" w:hAnsi="CIDFont+F1"/>
            <w:color w:val="000000"/>
            <w:sz w:val="24"/>
            <w:szCs w:val="24"/>
            <w:rPrChange w:id="1709" w:author="sun lanlan" w:date="2023-11-08T10:47:00Z">
              <w:rPr>
                <w:rFonts w:ascii="宋体" w:eastAsia="宋体" w:hAnsi="宋体" w:cs="宋体"/>
                <w:color w:val="333333"/>
                <w:szCs w:val="21"/>
                <w:shd w:val="clear" w:color="auto" w:fill="FFFFFF"/>
              </w:rPr>
            </w:rPrChange>
          </w:rPr>
          <w:delText>/scan_filtered</w:delText>
        </w:r>
        <w:r w:rsidRPr="007A3508" w:rsidDel="00071403">
          <w:rPr>
            <w:rFonts w:ascii="CIDFont+F1" w:hAnsi="CIDFont+F1" w:hint="eastAsia"/>
            <w:color w:val="000000"/>
            <w:sz w:val="24"/>
            <w:szCs w:val="24"/>
            <w:rPrChange w:id="1710" w:author="sun lanlan" w:date="2023-11-08T10:47:00Z">
              <w:rPr>
                <w:rFonts w:ascii="宋体" w:eastAsia="宋体" w:hAnsi="宋体" w:cs="宋体" w:hint="eastAsia"/>
                <w:color w:val="333333"/>
                <w:szCs w:val="21"/>
                <w:shd w:val="clear" w:color="auto" w:fill="FFFFFF"/>
              </w:rPr>
            </w:rPrChange>
          </w:rPr>
          <w:delText>重映射为</w:delText>
        </w:r>
        <w:r w:rsidRPr="007A3508" w:rsidDel="00071403">
          <w:rPr>
            <w:rFonts w:ascii="CIDFont+F1" w:hAnsi="CIDFont+F1"/>
            <w:color w:val="000000"/>
            <w:sz w:val="24"/>
            <w:szCs w:val="24"/>
            <w:rPrChange w:id="1711" w:author="sun lanlan" w:date="2023-11-08T10:47:00Z">
              <w:rPr>
                <w:rFonts w:ascii="宋体" w:eastAsia="宋体" w:hAnsi="宋体" w:cs="宋体"/>
                <w:color w:val="333333"/>
                <w:szCs w:val="21"/>
                <w:shd w:val="clear" w:color="auto" w:fill="FFFFFF"/>
              </w:rPr>
            </w:rPrChange>
          </w:rPr>
          <w:delText>/scan_1</w:delText>
        </w:r>
        <w:r w:rsidRPr="007A3508" w:rsidDel="00071403">
          <w:rPr>
            <w:rFonts w:ascii="CIDFont+F1" w:hAnsi="CIDFont+F1" w:hint="eastAsia"/>
            <w:color w:val="000000"/>
            <w:sz w:val="24"/>
            <w:szCs w:val="24"/>
            <w:rPrChange w:id="1712" w:author="sun lanlan" w:date="2023-11-08T10:47:00Z">
              <w:rPr>
                <w:rFonts w:ascii="宋体" w:eastAsia="宋体" w:hAnsi="宋体" w:cs="宋体" w:hint="eastAsia"/>
                <w:color w:val="333333"/>
                <w:szCs w:val="21"/>
                <w:shd w:val="clear" w:color="auto" w:fill="FFFFFF"/>
              </w:rPr>
            </w:rPrChange>
          </w:rPr>
          <w:delText>。</w:delText>
        </w:r>
      </w:del>
    </w:p>
    <w:p w14:paraId="3C47522F" w14:textId="30AFE460" w:rsidR="000B6B6B" w:rsidRPr="007A3508" w:rsidDel="00071403" w:rsidRDefault="00000000">
      <w:pPr>
        <w:pStyle w:val="a3"/>
        <w:rPr>
          <w:del w:id="1713" w:author="sun lanlan" w:date="2023-11-08T09:56:00Z"/>
          <w:rFonts w:ascii="CIDFont+F1" w:hAnsi="CIDFont+F1"/>
          <w:color w:val="000000"/>
          <w:sz w:val="24"/>
          <w:szCs w:val="24"/>
          <w:rPrChange w:id="1714" w:author="sun lanlan" w:date="2023-11-08T10:47:00Z">
            <w:rPr>
              <w:del w:id="1715" w:author="sun lanlan" w:date="2023-11-08T09:56:00Z"/>
              <w:rFonts w:ascii="宋体" w:eastAsia="宋体" w:hAnsi="宋体" w:cs="宋体"/>
              <w:color w:val="333333"/>
              <w:szCs w:val="21"/>
              <w:shd w:val="clear" w:color="auto" w:fill="FFFFFF"/>
            </w:rPr>
          </w:rPrChange>
        </w:rPr>
        <w:pPrChange w:id="1716" w:author="sun lanlan" w:date="2023-11-08T10:11:00Z">
          <w:pPr>
            <w:widowControl/>
            <w:ind w:firstLineChars="200" w:firstLine="420"/>
            <w:jc w:val="left"/>
          </w:pPr>
        </w:pPrChange>
      </w:pPr>
      <w:del w:id="1717" w:author="sun lanlan" w:date="2023-11-08T09:56:00Z">
        <w:r w:rsidRPr="007A3508" w:rsidDel="00071403">
          <w:rPr>
            <w:rFonts w:ascii="CIDFont+F1" w:hAnsi="CIDFont+F1" w:hint="eastAsia"/>
            <w:color w:val="000000"/>
            <w:sz w:val="24"/>
            <w:szCs w:val="24"/>
            <w:rPrChange w:id="1718" w:author="sun lanlan" w:date="2023-11-08T10:47:00Z">
              <w:rPr>
                <w:rFonts w:ascii="宋体" w:eastAsia="宋体" w:hAnsi="宋体" w:cs="宋体" w:hint="eastAsia"/>
                <w:color w:val="333333"/>
                <w:szCs w:val="21"/>
                <w:shd w:val="clear" w:color="auto" w:fill="FFFFFF"/>
              </w:rPr>
            </w:rPrChange>
          </w:rPr>
          <w:delText>输入如下命令，查看滤波前的雷达数据</w:delText>
        </w:r>
        <w:r w:rsidRPr="007A3508" w:rsidDel="00071403">
          <w:rPr>
            <w:rFonts w:ascii="CIDFont+F1" w:hAnsi="CIDFont+F1"/>
            <w:color w:val="000000"/>
            <w:sz w:val="24"/>
            <w:szCs w:val="24"/>
            <w:rPrChange w:id="1719" w:author="sun lanlan" w:date="2023-11-08T10:47:00Z">
              <w:rPr>
                <w:rFonts w:ascii="宋体" w:eastAsia="宋体" w:hAnsi="宋体" w:cs="宋体"/>
                <w:color w:val="333333"/>
                <w:szCs w:val="21"/>
                <w:shd w:val="clear" w:color="auto" w:fill="FFFFFF"/>
              </w:rPr>
            </w:rPrChange>
          </w:rPr>
          <w:delText>/scan</w:delText>
        </w:r>
        <w:r w:rsidRPr="007A3508" w:rsidDel="00071403">
          <w:rPr>
            <w:rFonts w:ascii="CIDFont+F1" w:hAnsi="CIDFont+F1" w:hint="eastAsia"/>
            <w:color w:val="000000"/>
            <w:sz w:val="24"/>
            <w:szCs w:val="24"/>
            <w:rPrChange w:id="1720" w:author="sun lanlan" w:date="2023-11-08T10:47:00Z">
              <w:rPr>
                <w:rFonts w:ascii="宋体" w:eastAsia="宋体" w:hAnsi="宋体" w:cs="宋体" w:hint="eastAsia"/>
                <w:color w:val="333333"/>
                <w:szCs w:val="21"/>
                <w:shd w:val="clear" w:color="auto" w:fill="FFFFFF"/>
              </w:rPr>
            </w:rPrChange>
          </w:rPr>
          <w:delText>和滤波后的雷达数据</w:delText>
        </w:r>
        <w:r w:rsidRPr="007A3508" w:rsidDel="00071403">
          <w:rPr>
            <w:rFonts w:ascii="CIDFont+F1" w:hAnsi="CIDFont+F1"/>
            <w:color w:val="000000"/>
            <w:sz w:val="24"/>
            <w:szCs w:val="24"/>
            <w:rPrChange w:id="1721" w:author="sun lanlan" w:date="2023-11-08T10:47:00Z">
              <w:rPr>
                <w:rFonts w:ascii="宋体" w:eastAsia="宋体" w:hAnsi="宋体" w:cs="宋体"/>
                <w:color w:val="333333"/>
                <w:szCs w:val="21"/>
                <w:shd w:val="clear" w:color="auto" w:fill="FFFFFF"/>
              </w:rPr>
            </w:rPrChange>
          </w:rPr>
          <w:delText>/scan_q</w:delText>
        </w:r>
      </w:del>
    </w:p>
    <w:p w14:paraId="1728A21A" w14:textId="426A909E" w:rsidR="000B6B6B" w:rsidRPr="007A3508" w:rsidDel="00071403" w:rsidRDefault="00000000">
      <w:pPr>
        <w:pStyle w:val="a3"/>
        <w:rPr>
          <w:del w:id="1722" w:author="sun lanlan" w:date="2023-11-08T09:56:00Z"/>
          <w:rFonts w:ascii="CIDFont+F1" w:hAnsi="CIDFont+F1"/>
          <w:color w:val="000000"/>
          <w:sz w:val="24"/>
          <w:szCs w:val="24"/>
          <w:rPrChange w:id="1723" w:author="sun lanlan" w:date="2023-11-08T10:47:00Z">
            <w:rPr>
              <w:del w:id="1724" w:author="sun lanlan" w:date="2023-11-08T09:56:00Z"/>
              <w:rFonts w:ascii="宋体" w:eastAsia="宋体" w:hAnsi="宋体" w:cs="宋体"/>
              <w:sz w:val="18"/>
            </w:rPr>
          </w:rPrChange>
        </w:rPr>
        <w:pPrChange w:id="1725" w:author="sun lanlan" w:date="2023-11-08T10:11:00Z">
          <w:pPr>
            <w:widowControl/>
            <w:jc w:val="left"/>
          </w:pPr>
        </w:pPrChange>
      </w:pPr>
      <w:del w:id="1726" w:author="sun lanlan" w:date="2023-11-08T09:56:00Z">
        <w:r w:rsidRPr="007A3508" w:rsidDel="00071403">
          <w:rPr>
            <w:rFonts w:ascii="CIDFont+F1" w:hAnsi="CIDFont+F1"/>
            <w:noProof/>
            <w:color w:val="000000"/>
            <w:sz w:val="24"/>
            <w:szCs w:val="24"/>
            <w:rPrChange w:id="1727" w:author="sun lanlan" w:date="2023-11-08T10:47:00Z">
              <w:rPr>
                <w:rFonts w:ascii="宋体" w:eastAsia="宋体" w:hAnsi="宋体" w:cs="宋体"/>
                <w:noProof/>
                <w:sz w:val="18"/>
              </w:rPr>
            </w:rPrChange>
          </w:rPr>
          <mc:AlternateContent>
            <mc:Choice Requires="wps">
              <w:drawing>
                <wp:inline distT="0" distB="0" distL="114300" distR="114300" wp14:anchorId="00E416F3" wp14:editId="495122A5">
                  <wp:extent cx="5461635" cy="908050"/>
                  <wp:effectExtent l="4445" t="4445" r="5080" b="17145"/>
                  <wp:docPr id="46" name="文本框 46"/>
                  <wp:cNvGraphicFramePr/>
                  <a:graphic xmlns:a="http://schemas.openxmlformats.org/drawingml/2006/main">
                    <a:graphicData uri="http://schemas.microsoft.com/office/word/2010/wordprocessingShape">
                      <wps:wsp>
                        <wps:cNvSpPr txBox="1"/>
                        <wps:spPr>
                          <a:xfrm>
                            <a:off x="0" y="0"/>
                            <a:ext cx="5461635" cy="908050"/>
                          </a:xfrm>
                          <a:prstGeom prst="rect">
                            <a:avLst/>
                          </a:prstGeom>
                          <a:solidFill>
                            <a:srgbClr val="F8F8F8"/>
                          </a:solidFill>
                          <a:ln w="9144" cap="flat" cmpd="sng">
                            <a:solidFill>
                              <a:srgbClr val="CCCCCC"/>
                            </a:solidFill>
                            <a:prstDash val="solid"/>
                            <a:miter/>
                            <a:headEnd type="none" w="med" len="med"/>
                            <a:tailEnd type="none" w="med" len="med"/>
                          </a:ln>
                        </wps:spPr>
                        <wps:txbx>
                          <w:txbxContent>
                            <w:p w14:paraId="651980FA" w14:textId="77777777" w:rsidR="000B6B6B" w:rsidRDefault="00000000">
                              <w:pPr>
                                <w:spacing w:before="132"/>
                                <w:ind w:firstLine="420"/>
                                <w:jc w:val="left"/>
                                <w:rPr>
                                  <w:rFonts w:ascii="Consolas"/>
                                  <w:color w:val="333333"/>
                                  <w:sz w:val="18"/>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roslaunch</w:t>
                              </w:r>
                              <w:proofErr w:type="spellEnd"/>
                              <w:r>
                                <w:rPr>
                                  <w:rFonts w:ascii="Consolas" w:hint="eastAsia"/>
                                  <w:color w:val="333333"/>
                                  <w:sz w:val="18"/>
                                </w:rPr>
                                <w:t xml:space="preserve"> ls0lb_v2 ls01b_v2.launch</w:t>
                              </w:r>
                              <w:r>
                                <w:rPr>
                                  <w:rFonts w:ascii="Consolas" w:hint="eastAsia"/>
                                  <w:color w:val="333333"/>
                                  <w:sz w:val="18"/>
                                </w:rPr>
                                <w:tab/>
                              </w:r>
                              <w:r>
                                <w:rPr>
                                  <w:rFonts w:ascii="Consolas" w:hint="eastAsia"/>
                                  <w:color w:val="333333"/>
                                  <w:sz w:val="18"/>
                                </w:rPr>
                                <w:tab/>
                                <w:t>(</w:t>
                              </w:r>
                              <w:r>
                                <w:rPr>
                                  <w:rFonts w:ascii="Consolas" w:hint="eastAsia"/>
                                  <w:color w:val="333333"/>
                                  <w:sz w:val="18"/>
                                </w:rPr>
                                <w:t>终端</w:t>
                              </w:r>
                              <w:r>
                                <w:rPr>
                                  <w:rFonts w:ascii="Consolas" w:hint="eastAsia"/>
                                  <w:color w:val="333333"/>
                                  <w:sz w:val="18"/>
                                </w:rPr>
                                <w:t>1)</w:t>
                              </w:r>
                            </w:p>
                            <w:p w14:paraId="1E75E125" w14:textId="77777777" w:rsidR="000B6B6B" w:rsidRDefault="00000000">
                              <w:pPr>
                                <w:spacing w:before="132"/>
                                <w:ind w:firstLine="420"/>
                                <w:jc w:val="left"/>
                                <w:rPr>
                                  <w:rFonts w:ascii="宋体" w:hAnsi="宋体" w:cs="宋体"/>
                                  <w:color w:val="000000" w:themeColor="text1"/>
                                  <w:sz w:val="18"/>
                                  <w:szCs w:val="18"/>
                                  <w:shd w:val="clear" w:color="auto" w:fill="FFFFFF"/>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rostopic</w:t>
                              </w:r>
                              <w:proofErr w:type="spellEnd"/>
                              <w:r>
                                <w:rPr>
                                  <w:rFonts w:ascii="Consolas" w:hint="eastAsia"/>
                                  <w:color w:val="333333"/>
                                  <w:sz w:val="18"/>
                                </w:rPr>
                                <w:t xml:space="preserve"> echo /scan</w:t>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t>(</w:t>
                              </w:r>
                              <w:r>
                                <w:rPr>
                                  <w:rFonts w:ascii="Consolas" w:hint="eastAsia"/>
                                  <w:color w:val="333333"/>
                                  <w:sz w:val="18"/>
                                </w:rPr>
                                <w:t>终端</w:t>
                              </w:r>
                              <w:r>
                                <w:rPr>
                                  <w:rFonts w:ascii="Consolas" w:hint="eastAsia"/>
                                  <w:color w:val="333333"/>
                                  <w:sz w:val="18"/>
                                </w:rPr>
                                <w:t>2)</w:t>
                              </w:r>
                            </w:p>
                            <w:p w14:paraId="2B4B189E" w14:textId="77777777" w:rsidR="000B6B6B" w:rsidRDefault="00000000">
                              <w:pPr>
                                <w:spacing w:before="132"/>
                                <w:ind w:firstLine="420"/>
                                <w:jc w:val="left"/>
                                <w:rPr>
                                  <w:rFonts w:ascii="宋体" w:hAnsi="宋体" w:cs="宋体"/>
                                  <w:color w:val="000000" w:themeColor="text1"/>
                                  <w:sz w:val="18"/>
                                  <w:szCs w:val="18"/>
                                  <w:shd w:val="clear" w:color="auto" w:fill="FFFFFF"/>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rostopic</w:t>
                              </w:r>
                              <w:proofErr w:type="spellEnd"/>
                              <w:r>
                                <w:rPr>
                                  <w:rFonts w:ascii="Consolas" w:hint="eastAsia"/>
                                  <w:color w:val="333333"/>
                                  <w:sz w:val="18"/>
                                </w:rPr>
                                <w:t xml:space="preserve"> echo /scan_1</w:t>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t>(</w:t>
                              </w:r>
                              <w:r>
                                <w:rPr>
                                  <w:rFonts w:ascii="Consolas" w:hint="eastAsia"/>
                                  <w:color w:val="333333"/>
                                  <w:sz w:val="18"/>
                                </w:rPr>
                                <w:t>终端</w:t>
                              </w:r>
                              <w:r>
                                <w:rPr>
                                  <w:rFonts w:ascii="Consolas" w:hint="eastAsia"/>
                                  <w:color w:val="333333"/>
                                  <w:sz w:val="18"/>
                                </w:rPr>
                                <w:t>3)</w:t>
                              </w:r>
                            </w:p>
                            <w:p w14:paraId="7AFC2682" w14:textId="77777777" w:rsidR="000B6B6B" w:rsidRDefault="00000000">
                              <w:pPr>
                                <w:spacing w:before="132"/>
                                <w:ind w:firstLine="420"/>
                                <w:jc w:val="left"/>
                                <w:rPr>
                                  <w:rFonts w:ascii="Consolas"/>
                                  <w:color w:val="333333"/>
                                  <w:sz w:val="18"/>
                                </w:rPr>
                              </w:pPr>
                              <w:r>
                                <w:rPr>
                                  <w:rFonts w:ascii="Consolas" w:hint="eastAsia"/>
                                  <w:color w:val="333333"/>
                                  <w:sz w:val="18"/>
                                </w:rPr>
                                <w:t>_</w:t>
                              </w:r>
                            </w:p>
                          </w:txbxContent>
                        </wps:txbx>
                        <wps:bodyPr lIns="0" tIns="0" rIns="0" bIns="0" upright="1"/>
                      </wps:wsp>
                    </a:graphicData>
                  </a:graphic>
                </wp:inline>
              </w:drawing>
            </mc:Choice>
            <mc:Fallback>
              <w:pict>
                <v:shape w14:anchorId="00E416F3" id="文本框 46" o:spid="_x0000_s1040" type="#_x0000_t202" style="width:430.0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" fillcolor="#f8f8f8" strokecolor="#ccc" strokeweight=".72pt">
                  <v:textbox inset="0,0,0,0">
                    <w:txbxContent>
                      <w:p w14:paraId="651980FA" w14:textId="77777777" w:rsidR="000B6B6B" w:rsidRDefault="00000000">
                        <w:pPr>
                          <w:spacing w:before="132"/>
                          <w:ind w:firstLine="420"/>
                          <w:jc w:val="left"/>
                          <w:rPr>
                            <w:rFonts w:ascii="Consolas"/>
                            <w:color w:val="333333"/>
                            <w:sz w:val="18"/>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roslaunch</w:t>
                        </w:r>
                        <w:proofErr w:type="spellEnd"/>
                        <w:r>
                          <w:rPr>
                            <w:rFonts w:ascii="Consolas" w:hint="eastAsia"/>
                            <w:color w:val="333333"/>
                            <w:sz w:val="18"/>
                          </w:rPr>
                          <w:t xml:space="preserve"> ls0lb_v2 ls01b_v2.launch</w:t>
                        </w:r>
                        <w:r>
                          <w:rPr>
                            <w:rFonts w:ascii="Consolas" w:hint="eastAsia"/>
                            <w:color w:val="333333"/>
                            <w:sz w:val="18"/>
                          </w:rPr>
                          <w:tab/>
                        </w:r>
                        <w:r>
                          <w:rPr>
                            <w:rFonts w:ascii="Consolas" w:hint="eastAsia"/>
                            <w:color w:val="333333"/>
                            <w:sz w:val="18"/>
                          </w:rPr>
                          <w:tab/>
                          <w:t>(</w:t>
                        </w:r>
                        <w:r>
                          <w:rPr>
                            <w:rFonts w:ascii="Consolas" w:hint="eastAsia"/>
                            <w:color w:val="333333"/>
                            <w:sz w:val="18"/>
                          </w:rPr>
                          <w:t>终端</w:t>
                        </w:r>
                        <w:r>
                          <w:rPr>
                            <w:rFonts w:ascii="Consolas" w:hint="eastAsia"/>
                            <w:color w:val="333333"/>
                            <w:sz w:val="18"/>
                          </w:rPr>
                          <w:t>1)</w:t>
                        </w:r>
                      </w:p>
                      <w:p w14:paraId="1E75E125" w14:textId="77777777" w:rsidR="000B6B6B" w:rsidRDefault="00000000">
                        <w:pPr>
                          <w:spacing w:before="132"/>
                          <w:ind w:firstLine="420"/>
                          <w:jc w:val="left"/>
                          <w:rPr>
                            <w:rFonts w:ascii="宋体" w:hAnsi="宋体" w:cs="宋体"/>
                            <w:color w:val="000000" w:themeColor="text1"/>
                            <w:sz w:val="18"/>
                            <w:szCs w:val="18"/>
                            <w:shd w:val="clear" w:color="auto" w:fill="FFFFFF"/>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rostopic</w:t>
                        </w:r>
                        <w:proofErr w:type="spellEnd"/>
                        <w:r>
                          <w:rPr>
                            <w:rFonts w:ascii="Consolas" w:hint="eastAsia"/>
                            <w:color w:val="333333"/>
                            <w:sz w:val="18"/>
                          </w:rPr>
                          <w:t xml:space="preserve"> echo /scan</w:t>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t>(</w:t>
                        </w:r>
                        <w:r>
                          <w:rPr>
                            <w:rFonts w:ascii="Consolas" w:hint="eastAsia"/>
                            <w:color w:val="333333"/>
                            <w:sz w:val="18"/>
                          </w:rPr>
                          <w:t>终端</w:t>
                        </w:r>
                        <w:r>
                          <w:rPr>
                            <w:rFonts w:ascii="Consolas" w:hint="eastAsia"/>
                            <w:color w:val="333333"/>
                            <w:sz w:val="18"/>
                          </w:rPr>
                          <w:t>2)</w:t>
                        </w:r>
                      </w:p>
                      <w:p w14:paraId="2B4B189E" w14:textId="77777777" w:rsidR="000B6B6B" w:rsidRDefault="00000000">
                        <w:pPr>
                          <w:spacing w:before="132"/>
                          <w:ind w:firstLine="420"/>
                          <w:jc w:val="left"/>
                          <w:rPr>
                            <w:rFonts w:ascii="宋体" w:hAnsi="宋体" w:cs="宋体"/>
                            <w:color w:val="000000" w:themeColor="text1"/>
                            <w:sz w:val="18"/>
                            <w:szCs w:val="18"/>
                            <w:shd w:val="clear" w:color="auto" w:fill="FFFFFF"/>
                          </w:rPr>
                        </w:pPr>
                        <w:r>
                          <w:rPr>
                            <w:rFonts w:ascii="Consolas"/>
                            <w:color w:val="333333"/>
                            <w:sz w:val="18"/>
                          </w:rPr>
                          <w:t>$</w:t>
                        </w:r>
                        <w:r>
                          <w:rPr>
                            <w:rFonts w:ascii="Consolas" w:hint="eastAsia"/>
                            <w:color w:val="333333"/>
                            <w:sz w:val="18"/>
                          </w:rPr>
                          <w:t xml:space="preserve"> </w:t>
                        </w:r>
                        <w:proofErr w:type="spellStart"/>
                        <w:r>
                          <w:rPr>
                            <w:rFonts w:ascii="Consolas" w:hint="eastAsia"/>
                            <w:color w:val="333333"/>
                            <w:sz w:val="18"/>
                          </w:rPr>
                          <w:t>rostopic</w:t>
                        </w:r>
                        <w:proofErr w:type="spellEnd"/>
                        <w:r>
                          <w:rPr>
                            <w:rFonts w:ascii="Consolas" w:hint="eastAsia"/>
                            <w:color w:val="333333"/>
                            <w:sz w:val="18"/>
                          </w:rPr>
                          <w:t xml:space="preserve"> echo /scan_1</w:t>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r>
                        <w:r>
                          <w:rPr>
                            <w:rFonts w:ascii="Consolas" w:hint="eastAsia"/>
                            <w:color w:val="333333"/>
                            <w:sz w:val="18"/>
                          </w:rPr>
                          <w:tab/>
                          <w:t>(</w:t>
                        </w:r>
                        <w:r>
                          <w:rPr>
                            <w:rFonts w:ascii="Consolas" w:hint="eastAsia"/>
                            <w:color w:val="333333"/>
                            <w:sz w:val="18"/>
                          </w:rPr>
                          <w:t>终端</w:t>
                        </w:r>
                        <w:r>
                          <w:rPr>
                            <w:rFonts w:ascii="Consolas" w:hint="eastAsia"/>
                            <w:color w:val="333333"/>
                            <w:sz w:val="18"/>
                          </w:rPr>
                          <w:t>3)</w:t>
                        </w:r>
                      </w:p>
                      <w:p w14:paraId="7AFC2682" w14:textId="77777777" w:rsidR="000B6B6B" w:rsidRDefault="00000000">
                        <w:pPr>
                          <w:spacing w:before="132"/>
                          <w:ind w:firstLine="420"/>
                          <w:jc w:val="left"/>
                          <w:rPr>
                            <w:rFonts w:ascii="Consolas"/>
                            <w:color w:val="333333"/>
                            <w:sz w:val="18"/>
                          </w:rPr>
                        </w:pPr>
                        <w:r>
                          <w:rPr>
                            <w:rFonts w:ascii="Consolas" w:hint="eastAsia"/>
                            <w:color w:val="333333"/>
                            <w:sz w:val="18"/>
                          </w:rPr>
                          <w:t>_</w:t>
                        </w:r>
                      </w:p>
                    </w:txbxContent>
                  </v:textbox>
                  <w10:anchorlock/>
                </v:shape>
              </w:pict>
            </mc:Fallback>
          </mc:AlternateContent>
        </w:r>
      </w:del>
    </w:p>
    <w:p w14:paraId="0CDF8ECC" w14:textId="0C73A326" w:rsidR="000B6B6B" w:rsidRPr="007A3508" w:rsidDel="00071403" w:rsidRDefault="00000000">
      <w:pPr>
        <w:pStyle w:val="a3"/>
        <w:rPr>
          <w:del w:id="1728" w:author="sun lanlan" w:date="2023-11-08T09:56:00Z"/>
          <w:rFonts w:ascii="CIDFont+F1" w:hAnsi="CIDFont+F1"/>
          <w:color w:val="000000"/>
          <w:sz w:val="24"/>
          <w:szCs w:val="24"/>
          <w:rPrChange w:id="1729" w:author="sun lanlan" w:date="2023-11-08T10:47:00Z">
            <w:rPr>
              <w:del w:id="1730" w:author="sun lanlan" w:date="2023-11-08T09:56:00Z"/>
              <w:rFonts w:ascii="宋体" w:eastAsia="宋体" w:hAnsi="宋体" w:cs="宋体"/>
              <w:color w:val="333333"/>
              <w:szCs w:val="21"/>
              <w:shd w:val="clear" w:color="auto" w:fill="FFFFFF"/>
            </w:rPr>
          </w:rPrChange>
        </w:rPr>
        <w:pPrChange w:id="1731" w:author="sun lanlan" w:date="2023-11-08T10:11:00Z">
          <w:pPr>
            <w:widowControl/>
            <w:ind w:firstLineChars="200" w:firstLine="420"/>
            <w:jc w:val="left"/>
          </w:pPr>
        </w:pPrChange>
      </w:pPr>
      <w:del w:id="1732" w:author="sun lanlan" w:date="2023-11-08T09:56:00Z">
        <w:r w:rsidRPr="007A3508" w:rsidDel="00071403">
          <w:rPr>
            <w:rFonts w:ascii="CIDFont+F1" w:hAnsi="CIDFont+F1" w:hint="eastAsia"/>
            <w:color w:val="000000"/>
            <w:sz w:val="24"/>
            <w:szCs w:val="24"/>
            <w:rPrChange w:id="1733" w:author="sun lanlan" w:date="2023-11-08T10:47:00Z">
              <w:rPr>
                <w:rFonts w:ascii="宋体" w:eastAsia="宋体" w:hAnsi="宋体" w:cs="宋体" w:hint="eastAsia"/>
                <w:color w:val="333333"/>
                <w:szCs w:val="21"/>
                <w:shd w:val="clear" w:color="auto" w:fill="FFFFFF"/>
              </w:rPr>
            </w:rPrChange>
          </w:rPr>
          <w:delText>这个时候对比观察可以看出，</w:delText>
        </w:r>
        <w:r w:rsidRPr="007A3508" w:rsidDel="00071403">
          <w:rPr>
            <w:rFonts w:ascii="CIDFont+F1" w:hAnsi="CIDFont+F1"/>
            <w:color w:val="000000"/>
            <w:sz w:val="24"/>
            <w:szCs w:val="24"/>
            <w:rPrChange w:id="1734" w:author="sun lanlan" w:date="2023-11-08T10:47:00Z">
              <w:rPr>
                <w:rFonts w:ascii="宋体" w:eastAsia="宋体" w:hAnsi="宋体" w:cs="宋体"/>
                <w:color w:val="333333"/>
                <w:szCs w:val="21"/>
                <w:shd w:val="clear" w:color="auto" w:fill="FFFFFF"/>
              </w:rPr>
            </w:rPrChange>
          </w:rPr>
          <w:delText>/scan_1</w:delText>
        </w:r>
        <w:r w:rsidRPr="007A3508" w:rsidDel="00071403">
          <w:rPr>
            <w:rFonts w:ascii="CIDFont+F1" w:hAnsi="CIDFont+F1" w:hint="eastAsia"/>
            <w:color w:val="000000"/>
            <w:sz w:val="24"/>
            <w:szCs w:val="24"/>
            <w:rPrChange w:id="1735" w:author="sun lanlan" w:date="2023-11-08T10:47:00Z">
              <w:rPr>
                <w:rFonts w:ascii="宋体" w:eastAsia="宋体" w:hAnsi="宋体" w:cs="宋体" w:hint="eastAsia"/>
                <w:color w:val="333333"/>
                <w:szCs w:val="21"/>
                <w:shd w:val="clear" w:color="auto" w:fill="FFFFFF"/>
              </w:rPr>
            </w:rPrChange>
          </w:rPr>
          <w:delText>的雷达数据是按照我们设置滤波后的数据。</w:delText>
        </w:r>
      </w:del>
    </w:p>
    <w:p w14:paraId="7775E94B" w14:textId="1C39BBFF" w:rsidR="000B6B6B" w:rsidRPr="007A3508" w:rsidDel="00071403" w:rsidRDefault="00000000">
      <w:pPr>
        <w:pStyle w:val="a3"/>
        <w:rPr>
          <w:del w:id="1736" w:author="sun lanlan" w:date="2023-11-08T09:56:00Z"/>
          <w:rFonts w:ascii="CIDFont+F1" w:hAnsi="CIDFont+F1"/>
          <w:color w:val="000000"/>
          <w:sz w:val="24"/>
          <w:szCs w:val="24"/>
          <w:rPrChange w:id="1737" w:author="sun lanlan" w:date="2023-11-08T10:47:00Z">
            <w:rPr>
              <w:del w:id="1738" w:author="sun lanlan" w:date="2023-11-08T09:56:00Z"/>
              <w:rFonts w:ascii="宋体" w:eastAsia="宋体" w:hAnsi="宋体" w:cs="宋体"/>
              <w:color w:val="333333"/>
              <w:szCs w:val="21"/>
              <w:shd w:val="clear" w:color="auto" w:fill="FFFFFF"/>
            </w:rPr>
          </w:rPrChange>
        </w:rPr>
        <w:pPrChange w:id="1739" w:author="sun lanlan" w:date="2023-11-08T10:11:00Z">
          <w:pPr>
            <w:widowControl/>
            <w:ind w:firstLineChars="200" w:firstLine="420"/>
            <w:jc w:val="left"/>
          </w:pPr>
        </w:pPrChange>
      </w:pPr>
      <w:del w:id="1740" w:author="sun lanlan" w:date="2023-11-08T09:56:00Z">
        <w:r w:rsidRPr="007A3508" w:rsidDel="00071403">
          <w:rPr>
            <w:rFonts w:ascii="CIDFont+F1" w:hAnsi="CIDFont+F1" w:hint="eastAsia"/>
            <w:color w:val="000000"/>
            <w:sz w:val="24"/>
            <w:szCs w:val="24"/>
            <w:rPrChange w:id="1741" w:author="sun lanlan" w:date="2023-11-08T10:47:00Z">
              <w:rPr>
                <w:rFonts w:ascii="宋体" w:eastAsia="宋体" w:hAnsi="宋体" w:cs="宋体" w:hint="eastAsia"/>
                <w:color w:val="333333"/>
                <w:szCs w:val="21"/>
                <w:shd w:val="clear" w:color="auto" w:fill="FFFFFF"/>
              </w:rPr>
            </w:rPrChange>
          </w:rPr>
          <w:delText>为什么我们要把小于等于</w:delText>
        </w:r>
        <w:r w:rsidRPr="007A3508" w:rsidDel="00071403">
          <w:rPr>
            <w:rFonts w:ascii="CIDFont+F1" w:hAnsi="CIDFont+F1"/>
            <w:color w:val="000000"/>
            <w:sz w:val="24"/>
            <w:szCs w:val="24"/>
            <w:rPrChange w:id="1742" w:author="sun lanlan" w:date="2023-11-08T10:47:00Z">
              <w:rPr>
                <w:rFonts w:ascii="宋体" w:eastAsia="宋体" w:hAnsi="宋体" w:cs="宋体"/>
                <w:color w:val="333333"/>
                <w:szCs w:val="21"/>
                <w:shd w:val="clear" w:color="auto" w:fill="FFFFFF"/>
              </w:rPr>
            </w:rPrChange>
          </w:rPr>
          <w:delText>0.05</w:delText>
        </w:r>
        <w:r w:rsidRPr="007A3508" w:rsidDel="00071403">
          <w:rPr>
            <w:rFonts w:ascii="CIDFont+F1" w:hAnsi="CIDFont+F1" w:hint="eastAsia"/>
            <w:color w:val="000000"/>
            <w:sz w:val="24"/>
            <w:szCs w:val="24"/>
            <w:rPrChange w:id="1743" w:author="sun lanlan" w:date="2023-11-08T10:47:00Z">
              <w:rPr>
                <w:rFonts w:ascii="宋体" w:eastAsia="宋体" w:hAnsi="宋体" w:cs="宋体" w:hint="eastAsia"/>
                <w:color w:val="333333"/>
                <w:szCs w:val="21"/>
                <w:shd w:val="clear" w:color="auto" w:fill="FFFFFF"/>
              </w:rPr>
            </w:rPrChange>
          </w:rPr>
          <w:delText>的数据变成</w:delText>
        </w:r>
        <w:r w:rsidRPr="007A3508" w:rsidDel="00071403">
          <w:rPr>
            <w:rFonts w:ascii="CIDFont+F1" w:hAnsi="CIDFont+F1"/>
            <w:color w:val="000000"/>
            <w:sz w:val="24"/>
            <w:szCs w:val="24"/>
            <w:rPrChange w:id="1744" w:author="sun lanlan" w:date="2023-11-08T10:47:00Z">
              <w:rPr>
                <w:rFonts w:ascii="宋体" w:eastAsia="宋体" w:hAnsi="宋体" w:cs="宋体"/>
                <w:color w:val="333333"/>
                <w:szCs w:val="21"/>
                <w:shd w:val="clear" w:color="auto" w:fill="FFFFFF"/>
              </w:rPr>
            </w:rPrChange>
          </w:rPr>
          <w:delText>49</w:delText>
        </w:r>
        <w:r w:rsidRPr="007A3508" w:rsidDel="00071403">
          <w:rPr>
            <w:rFonts w:ascii="CIDFont+F1" w:hAnsi="CIDFont+F1" w:hint="eastAsia"/>
            <w:color w:val="000000"/>
            <w:sz w:val="24"/>
            <w:szCs w:val="24"/>
            <w:rPrChange w:id="1745" w:author="sun lanlan" w:date="2023-11-08T10:47:00Z">
              <w:rPr>
                <w:rFonts w:ascii="宋体" w:eastAsia="宋体" w:hAnsi="宋体" w:cs="宋体" w:hint="eastAsia"/>
                <w:color w:val="333333"/>
                <w:szCs w:val="21"/>
                <w:shd w:val="clear" w:color="auto" w:fill="FFFFFF"/>
              </w:rPr>
            </w:rPrChange>
          </w:rPr>
          <w:delText>，把大于等于</w:delText>
        </w:r>
        <w:r w:rsidRPr="007A3508" w:rsidDel="00071403">
          <w:rPr>
            <w:rFonts w:ascii="CIDFont+F1" w:hAnsi="CIDFont+F1"/>
            <w:color w:val="000000"/>
            <w:sz w:val="24"/>
            <w:szCs w:val="24"/>
            <w:rPrChange w:id="1746" w:author="sun lanlan" w:date="2023-11-08T10:47:00Z">
              <w:rPr>
                <w:rFonts w:ascii="宋体" w:eastAsia="宋体" w:hAnsi="宋体" w:cs="宋体"/>
                <w:color w:val="333333"/>
                <w:szCs w:val="21"/>
                <w:shd w:val="clear" w:color="auto" w:fill="FFFFFF"/>
              </w:rPr>
            </w:rPrChange>
          </w:rPr>
          <w:delText>.inf</w:delText>
        </w:r>
        <w:r w:rsidRPr="007A3508" w:rsidDel="00071403">
          <w:rPr>
            <w:rFonts w:ascii="CIDFont+F1" w:hAnsi="CIDFont+F1" w:hint="eastAsia"/>
            <w:color w:val="000000"/>
            <w:sz w:val="24"/>
            <w:szCs w:val="24"/>
            <w:rPrChange w:id="1747" w:author="sun lanlan" w:date="2023-11-08T10:47:00Z">
              <w:rPr>
                <w:rFonts w:ascii="宋体" w:eastAsia="宋体" w:hAnsi="宋体" w:cs="宋体" w:hint="eastAsia"/>
                <w:color w:val="333333"/>
                <w:szCs w:val="21"/>
                <w:shd w:val="clear" w:color="auto" w:fill="FFFFFF"/>
              </w:rPr>
            </w:rPrChange>
          </w:rPr>
          <w:delText>的数据变成</w:delText>
        </w:r>
        <w:r w:rsidRPr="007A3508" w:rsidDel="00071403">
          <w:rPr>
            <w:rFonts w:ascii="CIDFont+F1" w:hAnsi="CIDFont+F1"/>
            <w:color w:val="000000"/>
            <w:sz w:val="24"/>
            <w:szCs w:val="24"/>
            <w:rPrChange w:id="1748" w:author="sun lanlan" w:date="2023-11-08T10:47:00Z">
              <w:rPr>
                <w:rFonts w:ascii="宋体" w:eastAsia="宋体" w:hAnsi="宋体" w:cs="宋体"/>
                <w:color w:val="333333"/>
                <w:szCs w:val="21"/>
                <w:shd w:val="clear" w:color="auto" w:fill="FFFFFF"/>
              </w:rPr>
            </w:rPrChange>
          </w:rPr>
          <w:delText>50</w:delText>
        </w:r>
        <w:r w:rsidRPr="007A3508" w:rsidDel="00071403">
          <w:rPr>
            <w:rFonts w:ascii="CIDFont+F1" w:hAnsi="CIDFont+F1" w:hint="eastAsia"/>
            <w:color w:val="000000"/>
            <w:sz w:val="24"/>
            <w:szCs w:val="24"/>
            <w:rPrChange w:id="1749" w:author="sun lanlan" w:date="2023-11-08T10:47:00Z">
              <w:rPr>
                <w:rFonts w:ascii="宋体" w:eastAsia="宋体" w:hAnsi="宋体" w:cs="宋体" w:hint="eastAsia"/>
                <w:color w:val="333333"/>
                <w:szCs w:val="21"/>
                <w:shd w:val="clear" w:color="auto" w:fill="FFFFFF"/>
              </w:rPr>
            </w:rPrChange>
          </w:rPr>
          <w:delText>呢？下面的实验三会详细讲到，其目的就是为了方便后面利用雷达数据定位到锥桶位置。</w:delText>
        </w:r>
      </w:del>
    </w:p>
    <w:p w14:paraId="0183E380" w14:textId="0680258C" w:rsidR="000B6B6B" w:rsidRDefault="002E6B5D" w:rsidP="002E6B5D">
      <w:pPr>
        <w:pStyle w:val="a3"/>
        <w:rPr>
          <w:ins w:id="1750" w:author="sun lanlan" w:date="2023-11-08T11:31:00Z"/>
          <w:rFonts w:ascii="CIDFont+F1" w:hAnsi="CIDFont+F1"/>
          <w:color w:val="000000"/>
          <w:sz w:val="24"/>
          <w:szCs w:val="24"/>
        </w:rPr>
      </w:pPr>
      <w:ins w:id="1751" w:author="sun lanlan" w:date="2023-11-08T11:31:00Z">
        <w:r w:rsidRPr="002E6B5D">
          <w:rPr>
            <w:rFonts w:ascii="CIDFont+F1" w:hAnsi="CIDFont+F1" w:hint="eastAsia"/>
            <w:color w:val="000000"/>
            <w:sz w:val="24"/>
            <w:szCs w:val="24"/>
          </w:rPr>
          <w:t>随后进行回</w:t>
        </w:r>
        <w:proofErr w:type="gramStart"/>
        <w:r w:rsidRPr="002E6B5D">
          <w:rPr>
            <w:rFonts w:ascii="CIDFont+F1" w:hAnsi="CIDFont+F1" w:hint="eastAsia"/>
            <w:color w:val="000000"/>
            <w:sz w:val="24"/>
            <w:szCs w:val="24"/>
          </w:rPr>
          <w:t>调函数</w:t>
        </w:r>
        <w:proofErr w:type="gramEnd"/>
        <w:r w:rsidRPr="002E6B5D">
          <w:rPr>
            <w:rFonts w:ascii="CIDFont+F1" w:hAnsi="CIDFont+F1" w:hint="eastAsia"/>
            <w:color w:val="000000"/>
            <w:sz w:val="24"/>
            <w:szCs w:val="24"/>
          </w:rPr>
          <w:t>的内容编写，如下：</w:t>
        </w:r>
      </w:ins>
    </w:p>
    <w:p w14:paraId="290E422A" w14:textId="3C603C32" w:rsidR="002E6B5D" w:rsidRDefault="002E6B5D" w:rsidP="002E6B5D">
      <w:pPr>
        <w:pStyle w:val="a3"/>
        <w:rPr>
          <w:ins w:id="1752" w:author="sun lanlan" w:date="2023-11-08T11:31:00Z"/>
          <w:rFonts w:ascii="CIDFont+F1" w:hAnsi="CIDFont+F1"/>
          <w:color w:val="000000"/>
          <w:sz w:val="24"/>
          <w:szCs w:val="24"/>
        </w:rPr>
      </w:pPr>
      <w:ins w:id="1753" w:author="sun lanlan" w:date="2023-11-08T11:31:00Z">
        <w:r w:rsidRPr="002E6B5D">
          <w:rPr>
            <w:rFonts w:ascii="CIDFont+F1" w:hAnsi="CIDFont+F1"/>
            <w:noProof/>
            <w:color w:val="000000"/>
            <w:sz w:val="24"/>
            <w:szCs w:val="24"/>
          </w:rPr>
          <w:drawing>
            <wp:inline distT="0" distB="0" distL="0" distR="0" wp14:anchorId="27FBD34E" wp14:editId="063863FB">
              <wp:extent cx="4856480" cy="3364230"/>
              <wp:effectExtent l="0" t="0" r="1270" b="7620"/>
              <wp:docPr id="7888856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6480" cy="3364230"/>
                      </a:xfrm>
                      <a:prstGeom prst="rect">
                        <a:avLst/>
                      </a:prstGeom>
                      <a:noFill/>
                      <a:ln>
                        <a:noFill/>
                      </a:ln>
                    </pic:spPr>
                  </pic:pic>
                </a:graphicData>
              </a:graphic>
            </wp:inline>
          </w:drawing>
        </w:r>
      </w:ins>
    </w:p>
    <w:p w14:paraId="5970C961" w14:textId="77777777" w:rsidR="002E6B5D" w:rsidRPr="002E6B5D" w:rsidRDefault="002E6B5D" w:rsidP="002E6B5D">
      <w:pPr>
        <w:pStyle w:val="a3"/>
        <w:ind w:firstLineChars="200" w:firstLine="480"/>
        <w:rPr>
          <w:ins w:id="1754" w:author="sun lanlan" w:date="2023-11-08T11:31:00Z"/>
          <w:rFonts w:ascii="CIDFont+F1" w:hAnsi="CIDFont+F1"/>
          <w:color w:val="000000"/>
          <w:sz w:val="24"/>
          <w:szCs w:val="24"/>
        </w:rPr>
        <w:pPrChange w:id="1755" w:author="sun lanlan" w:date="2023-11-08T11:32:00Z">
          <w:pPr>
            <w:pStyle w:val="a3"/>
          </w:pPr>
        </w:pPrChange>
      </w:pPr>
      <w:ins w:id="1756" w:author="sun lanlan" w:date="2023-11-08T11:31:00Z">
        <w:r w:rsidRPr="002E6B5D">
          <w:rPr>
            <w:rFonts w:ascii="CIDFont+F1" w:hAnsi="CIDFont+F1" w:hint="eastAsia"/>
            <w:color w:val="000000"/>
            <w:sz w:val="24"/>
            <w:szCs w:val="24"/>
          </w:rPr>
          <w:t>关于识别锥桶，在无外物干扰的情况下，对</w:t>
        </w:r>
        <w:r w:rsidRPr="002E6B5D">
          <w:rPr>
            <w:rFonts w:ascii="CIDFont+F1" w:hAnsi="CIDFont+F1"/>
            <w:color w:val="000000"/>
            <w:sz w:val="24"/>
            <w:szCs w:val="24"/>
          </w:rPr>
          <w:t xml:space="preserve"> ranges </w:t>
        </w:r>
        <w:r w:rsidRPr="002E6B5D">
          <w:rPr>
            <w:rFonts w:ascii="CIDFont+F1" w:hAnsi="CIDFont+F1"/>
            <w:color w:val="000000"/>
            <w:sz w:val="24"/>
            <w:szCs w:val="24"/>
          </w:rPr>
          <w:t>进行遍历，若距离产</w:t>
        </w:r>
      </w:ins>
    </w:p>
    <w:p w14:paraId="56EA83F3" w14:textId="77777777" w:rsidR="002E6B5D" w:rsidRPr="002E6B5D" w:rsidRDefault="002E6B5D" w:rsidP="002E6B5D">
      <w:pPr>
        <w:pStyle w:val="a3"/>
        <w:rPr>
          <w:ins w:id="1757" w:author="sun lanlan" w:date="2023-11-08T11:31:00Z"/>
          <w:rFonts w:ascii="CIDFont+F1" w:hAnsi="CIDFont+F1"/>
          <w:color w:val="000000"/>
          <w:sz w:val="24"/>
          <w:szCs w:val="24"/>
        </w:rPr>
      </w:pPr>
      <w:ins w:id="1758" w:author="sun lanlan" w:date="2023-11-08T11:31:00Z">
        <w:r w:rsidRPr="002E6B5D">
          <w:rPr>
            <w:rFonts w:ascii="CIDFont+F1" w:hAnsi="CIDFont+F1" w:hint="eastAsia"/>
            <w:color w:val="000000"/>
            <w:sz w:val="24"/>
            <w:szCs w:val="24"/>
          </w:rPr>
          <w:t>生突变，则说明此处极有</w:t>
        </w:r>
        <w:proofErr w:type="gramStart"/>
        <w:r w:rsidRPr="002E6B5D">
          <w:rPr>
            <w:rFonts w:ascii="CIDFont+F1" w:hAnsi="CIDFont+F1" w:hint="eastAsia"/>
            <w:color w:val="000000"/>
            <w:sz w:val="24"/>
            <w:szCs w:val="24"/>
          </w:rPr>
          <w:t>可能是锥桶</w:t>
        </w:r>
        <w:proofErr w:type="gramEnd"/>
        <w:r w:rsidRPr="002E6B5D">
          <w:rPr>
            <w:rFonts w:ascii="CIDFont+F1" w:hAnsi="CIDFont+F1" w:hint="eastAsia"/>
            <w:color w:val="000000"/>
            <w:sz w:val="24"/>
            <w:szCs w:val="24"/>
          </w:rPr>
          <w:t>，本实验采取该方法，当距离的变化大于</w:t>
        </w:r>
        <w:r w:rsidRPr="002E6B5D">
          <w:rPr>
            <w:rFonts w:ascii="CIDFont+F1" w:hAnsi="CIDFont+F1"/>
            <w:color w:val="000000"/>
            <w:sz w:val="24"/>
            <w:szCs w:val="24"/>
          </w:rPr>
          <w:t xml:space="preserve"> 2</w:t>
        </w:r>
      </w:ins>
    </w:p>
    <w:p w14:paraId="5313AC52" w14:textId="7B21C78F" w:rsidR="002E6B5D" w:rsidRDefault="002E6B5D" w:rsidP="002E6B5D">
      <w:pPr>
        <w:pStyle w:val="a3"/>
        <w:rPr>
          <w:ins w:id="1759" w:author="sun lanlan" w:date="2023-11-08T11:32:00Z"/>
          <w:rFonts w:ascii="CIDFont+F1" w:hAnsi="CIDFont+F1"/>
          <w:color w:val="000000"/>
          <w:sz w:val="24"/>
          <w:szCs w:val="24"/>
        </w:rPr>
      </w:pPr>
      <w:ins w:id="1760" w:author="sun lanlan" w:date="2023-11-08T11:31:00Z">
        <w:r w:rsidRPr="002E6B5D">
          <w:rPr>
            <w:rFonts w:ascii="CIDFont+F1" w:hAnsi="CIDFont+F1" w:hint="eastAsia"/>
            <w:color w:val="000000"/>
            <w:sz w:val="24"/>
            <w:szCs w:val="24"/>
          </w:rPr>
          <w:t>米时</w:t>
        </w:r>
        <w:proofErr w:type="gramStart"/>
        <w:r w:rsidRPr="002E6B5D">
          <w:rPr>
            <w:rFonts w:ascii="CIDFont+F1" w:hAnsi="CIDFont+F1" w:hint="eastAsia"/>
            <w:color w:val="000000"/>
            <w:sz w:val="24"/>
            <w:szCs w:val="24"/>
          </w:rPr>
          <w:t>识别为锥桶</w:t>
        </w:r>
        <w:proofErr w:type="gramEnd"/>
        <w:r w:rsidRPr="002E6B5D">
          <w:rPr>
            <w:rFonts w:ascii="CIDFont+F1" w:hAnsi="CIDFont+F1" w:hint="eastAsia"/>
            <w:color w:val="000000"/>
            <w:sz w:val="24"/>
            <w:szCs w:val="24"/>
          </w:rPr>
          <w:t>。运行节点，能够正常</w:t>
        </w:r>
        <w:proofErr w:type="gramStart"/>
        <w:r w:rsidRPr="002E6B5D">
          <w:rPr>
            <w:rFonts w:ascii="CIDFont+F1" w:hAnsi="CIDFont+F1" w:hint="eastAsia"/>
            <w:color w:val="000000"/>
            <w:sz w:val="24"/>
            <w:szCs w:val="24"/>
          </w:rPr>
          <w:t>输出锥桶坐标</w:t>
        </w:r>
        <w:proofErr w:type="gramEnd"/>
        <w:r w:rsidRPr="002E6B5D">
          <w:rPr>
            <w:rFonts w:ascii="CIDFont+F1" w:hAnsi="CIDFont+F1" w:hint="eastAsia"/>
            <w:color w:val="000000"/>
            <w:sz w:val="24"/>
            <w:szCs w:val="24"/>
          </w:rPr>
          <w:t>如下，则证明代码无误：</w:t>
        </w:r>
      </w:ins>
      <w:ins w:id="1761" w:author="sun lanlan" w:date="2023-11-08T11:32:00Z">
        <w:r>
          <w:rPr>
            <w:rFonts w:ascii="CIDFont+F1" w:hAnsi="CIDFont+F1" w:hint="eastAsia"/>
            <w:color w:val="000000"/>
            <w:sz w:val="24"/>
            <w:szCs w:val="24"/>
          </w:rPr>
          <w:t xml:space="preserve"> </w:t>
        </w:r>
      </w:ins>
    </w:p>
    <w:p w14:paraId="453DED36" w14:textId="471B5FDC" w:rsidR="002E6B5D" w:rsidRDefault="002E6B5D" w:rsidP="002E6B5D">
      <w:pPr>
        <w:pStyle w:val="a3"/>
        <w:rPr>
          <w:ins w:id="1762" w:author="sun lanlan" w:date="2023-11-08T11:32:00Z"/>
          <w:rFonts w:ascii="CIDFont+F1" w:hAnsi="CIDFont+F1"/>
          <w:color w:val="000000"/>
          <w:sz w:val="24"/>
          <w:szCs w:val="24"/>
        </w:rPr>
      </w:pPr>
      <w:ins w:id="1763" w:author="sun lanlan" w:date="2023-11-08T11:32:00Z">
        <w:r w:rsidRPr="002E6B5D">
          <w:rPr>
            <w:rFonts w:ascii="CIDFont+F1" w:hAnsi="CIDFont+F1"/>
            <w:noProof/>
            <w:color w:val="000000"/>
            <w:sz w:val="24"/>
            <w:szCs w:val="24"/>
          </w:rPr>
          <w:drawing>
            <wp:inline distT="0" distB="0" distL="0" distR="0" wp14:anchorId="452C703A" wp14:editId="66362AF8">
              <wp:extent cx="3347085" cy="784860"/>
              <wp:effectExtent l="0" t="0" r="5715" b="0"/>
              <wp:docPr id="12062520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7085" cy="784860"/>
                      </a:xfrm>
                      <a:prstGeom prst="rect">
                        <a:avLst/>
                      </a:prstGeom>
                      <a:noFill/>
                      <a:ln>
                        <a:noFill/>
                      </a:ln>
                    </pic:spPr>
                  </pic:pic>
                </a:graphicData>
              </a:graphic>
            </wp:inline>
          </w:drawing>
        </w:r>
      </w:ins>
    </w:p>
    <w:p w14:paraId="60040EF4" w14:textId="06A72CF5" w:rsidR="002E6B5D" w:rsidRDefault="002E6B5D" w:rsidP="002E6B5D">
      <w:pPr>
        <w:pStyle w:val="a3"/>
        <w:rPr>
          <w:ins w:id="1764" w:author="sun lanlan" w:date="2023-11-08T11:32:00Z"/>
          <w:rFonts w:ascii="CIDFont+F1" w:hAnsi="CIDFont+F1"/>
          <w:color w:val="000000"/>
          <w:sz w:val="24"/>
          <w:szCs w:val="24"/>
        </w:rPr>
      </w:pPr>
      <w:ins w:id="1765" w:author="sun lanlan" w:date="2023-11-08T11:32:00Z">
        <w:r w:rsidRPr="002E6B5D">
          <w:rPr>
            <w:rFonts w:ascii="CIDFont+F1" w:hAnsi="CIDFont+F1" w:hint="eastAsia"/>
            <w:color w:val="000000"/>
            <w:sz w:val="24"/>
            <w:szCs w:val="24"/>
          </w:rPr>
          <w:t>至此，我们已经可以获取周围</w:t>
        </w:r>
        <w:r w:rsidRPr="002E6B5D">
          <w:rPr>
            <w:rFonts w:ascii="CIDFont+F1" w:hAnsi="CIDFont+F1"/>
            <w:color w:val="000000"/>
            <w:sz w:val="24"/>
            <w:szCs w:val="24"/>
          </w:rPr>
          <w:t xml:space="preserve"> 2.5 </w:t>
        </w:r>
        <w:r w:rsidRPr="002E6B5D">
          <w:rPr>
            <w:rFonts w:ascii="CIDFont+F1" w:hAnsi="CIDFont+F1"/>
            <w:color w:val="000000"/>
            <w:sz w:val="24"/>
            <w:szCs w:val="24"/>
          </w:rPr>
          <w:t>米内</w:t>
        </w:r>
        <w:proofErr w:type="gramStart"/>
        <w:r w:rsidRPr="002E6B5D">
          <w:rPr>
            <w:rFonts w:ascii="CIDFont+F1" w:hAnsi="CIDFont+F1"/>
            <w:color w:val="000000"/>
            <w:sz w:val="24"/>
            <w:szCs w:val="24"/>
          </w:rPr>
          <w:t>的锥桶的</w:t>
        </w:r>
        <w:proofErr w:type="gramEnd"/>
        <w:r w:rsidRPr="002E6B5D">
          <w:rPr>
            <w:rFonts w:ascii="CIDFont+F1" w:hAnsi="CIDFont+F1"/>
            <w:color w:val="000000"/>
            <w:sz w:val="24"/>
            <w:szCs w:val="24"/>
          </w:rPr>
          <w:t>直角坐标信息。</w:t>
        </w:r>
      </w:ins>
    </w:p>
    <w:p w14:paraId="5C353D6F" w14:textId="77777777" w:rsidR="002E6B5D" w:rsidRPr="002E6B5D" w:rsidRDefault="002E6B5D" w:rsidP="002E6B5D">
      <w:pPr>
        <w:pStyle w:val="a3"/>
        <w:rPr>
          <w:ins w:id="1766" w:author="sun lanlan" w:date="2023-11-08T11:32:00Z"/>
          <w:rFonts w:ascii="CIDFont+F1" w:hAnsi="CIDFont+F1"/>
          <w:b/>
          <w:bCs/>
          <w:color w:val="000000"/>
          <w:sz w:val="24"/>
          <w:szCs w:val="24"/>
          <w:rPrChange w:id="1767" w:author="sun lanlan" w:date="2023-11-08T11:32:00Z">
            <w:rPr>
              <w:ins w:id="1768" w:author="sun lanlan" w:date="2023-11-08T11:32:00Z"/>
              <w:rFonts w:ascii="CIDFont+F1" w:hAnsi="CIDFont+F1"/>
              <w:color w:val="000000"/>
              <w:sz w:val="24"/>
              <w:szCs w:val="24"/>
            </w:rPr>
          </w:rPrChange>
        </w:rPr>
      </w:pPr>
      <w:ins w:id="1769" w:author="sun lanlan" w:date="2023-11-08T11:32:00Z">
        <w:r w:rsidRPr="002E6B5D">
          <w:rPr>
            <w:rFonts w:ascii="CIDFont+F1" w:hAnsi="CIDFont+F1"/>
            <w:b/>
            <w:bCs/>
            <w:color w:val="000000"/>
            <w:sz w:val="24"/>
            <w:szCs w:val="24"/>
            <w:rPrChange w:id="1770" w:author="sun lanlan" w:date="2023-11-08T11:32:00Z">
              <w:rPr>
                <w:rFonts w:ascii="CIDFont+F1" w:hAnsi="CIDFont+F1"/>
                <w:color w:val="000000"/>
                <w:sz w:val="24"/>
                <w:szCs w:val="24"/>
              </w:rPr>
            </w:rPrChange>
          </w:rPr>
          <w:t xml:space="preserve">3. </w:t>
        </w:r>
        <w:r w:rsidRPr="002E6B5D">
          <w:rPr>
            <w:rFonts w:ascii="CIDFont+F1" w:hAnsi="CIDFont+F1"/>
            <w:b/>
            <w:bCs/>
            <w:color w:val="000000"/>
            <w:sz w:val="24"/>
            <w:szCs w:val="24"/>
            <w:rPrChange w:id="1771" w:author="sun lanlan" w:date="2023-11-08T11:32:00Z">
              <w:rPr>
                <w:rFonts w:ascii="CIDFont+F1" w:hAnsi="CIDFont+F1"/>
                <w:color w:val="000000"/>
                <w:sz w:val="24"/>
                <w:szCs w:val="24"/>
              </w:rPr>
            </w:rPrChange>
          </w:rPr>
          <w:t>代码实现激光雷达寻路</w:t>
        </w:r>
      </w:ins>
    </w:p>
    <w:p w14:paraId="0182AF0F" w14:textId="77777777" w:rsidR="002E6B5D" w:rsidRPr="002E6B5D" w:rsidRDefault="002E6B5D" w:rsidP="002E6B5D">
      <w:pPr>
        <w:pStyle w:val="a3"/>
        <w:rPr>
          <w:ins w:id="1772" w:author="sun lanlan" w:date="2023-11-08T11:32:00Z"/>
          <w:rFonts w:ascii="CIDFont+F1" w:hAnsi="CIDFont+F1"/>
          <w:color w:val="000000"/>
          <w:sz w:val="24"/>
          <w:szCs w:val="24"/>
        </w:rPr>
      </w:pPr>
      <w:proofErr w:type="gramStart"/>
      <w:ins w:id="1773" w:author="sun lanlan" w:date="2023-11-08T11:32:00Z">
        <w:r w:rsidRPr="002E6B5D">
          <w:rPr>
            <w:rFonts w:ascii="CIDFont+F1" w:hAnsi="CIDFont+F1" w:hint="eastAsia"/>
            <w:color w:val="000000"/>
            <w:sz w:val="24"/>
            <w:szCs w:val="24"/>
          </w:rPr>
          <w:t>通过锥桶的</w:t>
        </w:r>
        <w:proofErr w:type="gramEnd"/>
        <w:r w:rsidRPr="002E6B5D">
          <w:rPr>
            <w:rFonts w:ascii="CIDFont+F1" w:hAnsi="CIDFont+F1" w:hint="eastAsia"/>
            <w:color w:val="000000"/>
            <w:sz w:val="24"/>
            <w:szCs w:val="24"/>
          </w:rPr>
          <w:t>坐标信息实现寻路的方法有多种，以下是一种极其简单且实用</w:t>
        </w:r>
      </w:ins>
    </w:p>
    <w:p w14:paraId="0D827CDD" w14:textId="77777777" w:rsidR="002E6B5D" w:rsidRDefault="002E6B5D" w:rsidP="002E6B5D">
      <w:pPr>
        <w:pStyle w:val="a3"/>
        <w:rPr>
          <w:ins w:id="1774" w:author="sun lanlan" w:date="2023-11-08T11:32:00Z"/>
          <w:rFonts w:ascii="CIDFont+F1" w:hAnsi="CIDFont+F1"/>
          <w:color w:val="000000"/>
          <w:sz w:val="24"/>
          <w:szCs w:val="24"/>
        </w:rPr>
      </w:pPr>
      <w:ins w:id="1775" w:author="sun lanlan" w:date="2023-11-08T11:32:00Z">
        <w:r w:rsidRPr="002E6B5D">
          <w:rPr>
            <w:rFonts w:ascii="CIDFont+F1" w:hAnsi="CIDFont+F1" w:hint="eastAsia"/>
            <w:color w:val="000000"/>
            <w:sz w:val="24"/>
            <w:szCs w:val="24"/>
          </w:rPr>
          <w:t>的方法：</w:t>
        </w:r>
      </w:ins>
    </w:p>
    <w:p w14:paraId="06B3E996" w14:textId="77777777" w:rsidR="002E6B5D" w:rsidRPr="002E6B5D" w:rsidRDefault="002E6B5D" w:rsidP="002E6B5D">
      <w:pPr>
        <w:pStyle w:val="a3"/>
        <w:rPr>
          <w:ins w:id="1776" w:author="sun lanlan" w:date="2023-11-08T11:32:00Z"/>
          <w:rFonts w:ascii="CIDFont+F1" w:hAnsi="CIDFont+F1" w:hint="eastAsia"/>
          <w:color w:val="000000"/>
          <w:sz w:val="24"/>
          <w:szCs w:val="24"/>
        </w:rPr>
      </w:pPr>
    </w:p>
    <w:p w14:paraId="61FCD66B" w14:textId="77777777" w:rsidR="002E6B5D" w:rsidRPr="002E6B5D" w:rsidRDefault="002E6B5D" w:rsidP="002E6B5D">
      <w:pPr>
        <w:pStyle w:val="a3"/>
        <w:rPr>
          <w:ins w:id="1777" w:author="sun lanlan" w:date="2023-11-08T11:32:00Z"/>
          <w:rFonts w:ascii="CIDFont+F1" w:hAnsi="CIDFont+F1"/>
          <w:color w:val="000000"/>
          <w:sz w:val="24"/>
          <w:szCs w:val="24"/>
        </w:rPr>
      </w:pPr>
      <w:ins w:id="1778" w:author="sun lanlan" w:date="2023-11-08T11:32:00Z">
        <w:r w:rsidRPr="002E6B5D">
          <w:rPr>
            <w:rFonts w:ascii="CIDFont+F1" w:hAnsi="CIDFont+F1" w:hint="eastAsia"/>
            <w:color w:val="000000"/>
            <w:sz w:val="24"/>
            <w:szCs w:val="24"/>
          </w:rPr>
          <w:t>在进行一些筛选项的前提下，</w:t>
        </w:r>
        <w:proofErr w:type="gramStart"/>
        <w:r w:rsidRPr="002E6B5D">
          <w:rPr>
            <w:rFonts w:ascii="CIDFont+F1" w:hAnsi="CIDFont+F1" w:hint="eastAsia"/>
            <w:color w:val="000000"/>
            <w:sz w:val="24"/>
            <w:szCs w:val="24"/>
          </w:rPr>
          <w:t>将锥桶</w:t>
        </w:r>
        <w:proofErr w:type="gramEnd"/>
        <w:r w:rsidRPr="002E6B5D">
          <w:rPr>
            <w:rFonts w:ascii="CIDFont+F1" w:hAnsi="CIDFont+F1" w:hint="eastAsia"/>
            <w:color w:val="000000"/>
            <w:sz w:val="24"/>
            <w:szCs w:val="24"/>
          </w:rPr>
          <w:t>的</w:t>
        </w:r>
        <w:r w:rsidRPr="002E6B5D">
          <w:rPr>
            <w:rFonts w:ascii="CIDFont+F1" w:hAnsi="CIDFont+F1"/>
            <w:color w:val="000000"/>
            <w:sz w:val="24"/>
            <w:szCs w:val="24"/>
          </w:rPr>
          <w:t xml:space="preserve"> x </w:t>
        </w:r>
        <w:r w:rsidRPr="002E6B5D">
          <w:rPr>
            <w:rFonts w:ascii="CIDFont+F1" w:hAnsi="CIDFont+F1"/>
            <w:color w:val="000000"/>
            <w:sz w:val="24"/>
            <w:szCs w:val="24"/>
          </w:rPr>
          <w:t>坐标相加，得出偏差，再通过</w:t>
        </w:r>
      </w:ins>
    </w:p>
    <w:p w14:paraId="3BBAABB0" w14:textId="77777777" w:rsidR="002E6B5D" w:rsidRPr="002E6B5D" w:rsidRDefault="002E6B5D" w:rsidP="002E6B5D">
      <w:pPr>
        <w:pStyle w:val="a3"/>
        <w:rPr>
          <w:ins w:id="1779" w:author="sun lanlan" w:date="2023-11-08T11:32:00Z"/>
          <w:rFonts w:ascii="CIDFont+F1" w:hAnsi="CIDFont+F1"/>
          <w:color w:val="000000"/>
          <w:sz w:val="24"/>
          <w:szCs w:val="24"/>
        </w:rPr>
      </w:pPr>
      <w:ins w:id="1780" w:author="sun lanlan" w:date="2023-11-08T11:32:00Z">
        <w:r w:rsidRPr="002E6B5D">
          <w:rPr>
            <w:rFonts w:ascii="CIDFont+F1" w:hAnsi="CIDFont+F1"/>
            <w:color w:val="000000"/>
            <w:sz w:val="24"/>
            <w:szCs w:val="24"/>
          </w:rPr>
          <w:t xml:space="preserve">PID </w:t>
        </w:r>
        <w:r w:rsidRPr="002E6B5D">
          <w:rPr>
            <w:rFonts w:ascii="CIDFont+F1" w:hAnsi="CIDFont+F1"/>
            <w:color w:val="000000"/>
            <w:sz w:val="24"/>
            <w:szCs w:val="24"/>
          </w:rPr>
          <w:t>控制器处理并输出。</w:t>
        </w:r>
      </w:ins>
    </w:p>
    <w:p w14:paraId="035954CF" w14:textId="77777777" w:rsidR="002E6B5D" w:rsidRDefault="002E6B5D" w:rsidP="002E6B5D">
      <w:pPr>
        <w:pStyle w:val="a3"/>
        <w:rPr>
          <w:ins w:id="1781" w:author="sun lanlan" w:date="2023-11-08T11:32:00Z"/>
          <w:rFonts w:ascii="CIDFont+F1" w:hAnsi="CIDFont+F1"/>
          <w:color w:val="000000"/>
          <w:sz w:val="24"/>
          <w:szCs w:val="24"/>
        </w:rPr>
      </w:pPr>
      <w:ins w:id="1782" w:author="sun lanlan" w:date="2023-11-08T11:32:00Z">
        <w:r w:rsidRPr="002E6B5D">
          <w:rPr>
            <w:rFonts w:ascii="CIDFont+F1" w:hAnsi="CIDFont+F1" w:hint="eastAsia"/>
            <w:color w:val="000000"/>
            <w:sz w:val="24"/>
            <w:szCs w:val="24"/>
          </w:rPr>
          <w:t>具体步骤如下：</w:t>
        </w:r>
      </w:ins>
    </w:p>
    <w:p w14:paraId="555FAADE" w14:textId="77777777" w:rsidR="002E6B5D" w:rsidRPr="002E6B5D" w:rsidRDefault="002E6B5D" w:rsidP="002E6B5D">
      <w:pPr>
        <w:pStyle w:val="a3"/>
        <w:rPr>
          <w:ins w:id="1783" w:author="sun lanlan" w:date="2023-11-08T11:32:00Z"/>
          <w:rFonts w:ascii="CIDFont+F1" w:hAnsi="CIDFont+F1" w:hint="eastAsia"/>
          <w:color w:val="000000"/>
          <w:sz w:val="24"/>
          <w:szCs w:val="24"/>
        </w:rPr>
      </w:pPr>
    </w:p>
    <w:p w14:paraId="2A88B12F" w14:textId="77777777" w:rsidR="002E6B5D" w:rsidRPr="002E6B5D" w:rsidRDefault="002E6B5D" w:rsidP="002E6B5D">
      <w:pPr>
        <w:pStyle w:val="a3"/>
        <w:rPr>
          <w:ins w:id="1784" w:author="sun lanlan" w:date="2023-11-08T11:32:00Z"/>
          <w:rFonts w:ascii="CIDFont+F1" w:hAnsi="CIDFont+F1"/>
          <w:color w:val="000000"/>
          <w:sz w:val="24"/>
          <w:szCs w:val="24"/>
        </w:rPr>
      </w:pPr>
      <w:ins w:id="1785" w:author="sun lanlan" w:date="2023-11-08T11:32:00Z">
        <w:r w:rsidRPr="002E6B5D">
          <w:rPr>
            <w:rFonts w:ascii="CIDFont+F1" w:hAnsi="CIDFont+F1" w:hint="eastAsia"/>
            <w:color w:val="000000"/>
            <w:sz w:val="24"/>
            <w:szCs w:val="24"/>
          </w:rPr>
          <w:t>首先初步处理数据，对上面编写的回</w:t>
        </w:r>
        <w:proofErr w:type="gramStart"/>
        <w:r w:rsidRPr="002E6B5D">
          <w:rPr>
            <w:rFonts w:ascii="CIDFont+F1" w:hAnsi="CIDFont+F1" w:hint="eastAsia"/>
            <w:color w:val="000000"/>
            <w:sz w:val="24"/>
            <w:szCs w:val="24"/>
          </w:rPr>
          <w:t>调函数</w:t>
        </w:r>
        <w:proofErr w:type="gramEnd"/>
        <w:r w:rsidRPr="002E6B5D">
          <w:rPr>
            <w:rFonts w:ascii="CIDFont+F1" w:hAnsi="CIDFont+F1" w:hint="eastAsia"/>
            <w:color w:val="000000"/>
            <w:sz w:val="24"/>
            <w:szCs w:val="24"/>
          </w:rPr>
          <w:t>进行修改和补充，排除距离激光雷达</w:t>
        </w:r>
        <w:r w:rsidRPr="002E6B5D">
          <w:rPr>
            <w:rFonts w:ascii="CIDFont+F1" w:hAnsi="CIDFont+F1"/>
            <w:color w:val="000000"/>
            <w:sz w:val="24"/>
            <w:szCs w:val="24"/>
          </w:rPr>
          <w:t xml:space="preserve"> 0.5 </w:t>
        </w:r>
        <w:r w:rsidRPr="002E6B5D">
          <w:rPr>
            <w:rFonts w:ascii="CIDFont+F1" w:hAnsi="CIDFont+F1"/>
            <w:color w:val="000000"/>
            <w:sz w:val="24"/>
            <w:szCs w:val="24"/>
          </w:rPr>
          <w:t>米以内的激光点云信息，以使小车不会过于靠近锥桶（当发现小车</w:t>
        </w:r>
      </w:ins>
    </w:p>
    <w:p w14:paraId="771BCEDE" w14:textId="59022134" w:rsidR="002E6B5D" w:rsidRDefault="002E6B5D" w:rsidP="002E6B5D">
      <w:pPr>
        <w:pStyle w:val="a3"/>
        <w:rPr>
          <w:ins w:id="1786" w:author="sun lanlan" w:date="2023-11-08T11:32:00Z"/>
          <w:rFonts w:ascii="CIDFont+F1" w:hAnsi="CIDFont+F1"/>
          <w:color w:val="000000"/>
          <w:sz w:val="24"/>
          <w:szCs w:val="24"/>
        </w:rPr>
      </w:pPr>
      <w:ins w:id="1787" w:author="sun lanlan" w:date="2023-11-08T11:32:00Z">
        <w:r w:rsidRPr="002E6B5D">
          <w:rPr>
            <w:rFonts w:ascii="CIDFont+F1" w:hAnsi="CIDFont+F1" w:hint="eastAsia"/>
            <w:color w:val="000000"/>
            <w:sz w:val="24"/>
            <w:szCs w:val="24"/>
          </w:rPr>
          <w:t>时常</w:t>
        </w:r>
        <w:proofErr w:type="gramStart"/>
        <w:r w:rsidRPr="002E6B5D">
          <w:rPr>
            <w:rFonts w:ascii="CIDFont+F1" w:hAnsi="CIDFont+F1" w:hint="eastAsia"/>
            <w:color w:val="000000"/>
            <w:sz w:val="24"/>
            <w:szCs w:val="24"/>
          </w:rPr>
          <w:t>碰撞锥桶时</w:t>
        </w:r>
        <w:proofErr w:type="gramEnd"/>
        <w:r w:rsidRPr="002E6B5D">
          <w:rPr>
            <w:rFonts w:ascii="CIDFont+F1" w:hAnsi="CIDFont+F1" w:hint="eastAsia"/>
            <w:color w:val="000000"/>
            <w:sz w:val="24"/>
            <w:szCs w:val="24"/>
          </w:rPr>
          <w:t>，应增大该参数），并</w:t>
        </w:r>
        <w:proofErr w:type="gramStart"/>
        <w:r w:rsidRPr="002E6B5D">
          <w:rPr>
            <w:rFonts w:ascii="CIDFont+F1" w:hAnsi="CIDFont+F1" w:hint="eastAsia"/>
            <w:color w:val="000000"/>
            <w:sz w:val="24"/>
            <w:szCs w:val="24"/>
          </w:rPr>
          <w:t>使锥桶</w:t>
        </w:r>
        <w:proofErr w:type="gramEnd"/>
        <w:r w:rsidRPr="002E6B5D">
          <w:rPr>
            <w:rFonts w:ascii="CIDFont+F1" w:hAnsi="CIDFont+F1" w:hint="eastAsia"/>
            <w:color w:val="000000"/>
            <w:sz w:val="24"/>
            <w:szCs w:val="24"/>
          </w:rPr>
          <w:t>的</w:t>
        </w:r>
        <w:r w:rsidRPr="002E6B5D">
          <w:rPr>
            <w:rFonts w:ascii="CIDFont+F1" w:hAnsi="CIDFont+F1"/>
            <w:color w:val="000000"/>
            <w:sz w:val="24"/>
            <w:szCs w:val="24"/>
          </w:rPr>
          <w:t xml:space="preserve"> x </w:t>
        </w:r>
        <w:r w:rsidRPr="002E6B5D">
          <w:rPr>
            <w:rFonts w:ascii="CIDFont+F1" w:hAnsi="CIDFont+F1"/>
            <w:color w:val="000000"/>
            <w:sz w:val="24"/>
            <w:szCs w:val="24"/>
          </w:rPr>
          <w:t>坐标相加</w:t>
        </w:r>
      </w:ins>
    </w:p>
    <w:p w14:paraId="4B3DDCDA" w14:textId="31283E60" w:rsidR="002E6B5D" w:rsidRDefault="002E6B5D" w:rsidP="002E6B5D">
      <w:pPr>
        <w:pStyle w:val="a3"/>
        <w:rPr>
          <w:ins w:id="1788" w:author="sun lanlan" w:date="2023-11-08T11:34:00Z"/>
          <w:rFonts w:ascii="CIDFont+F1" w:hAnsi="CIDFont+F1"/>
          <w:color w:val="000000"/>
          <w:sz w:val="24"/>
          <w:szCs w:val="24"/>
        </w:rPr>
      </w:pPr>
      <w:ins w:id="1789" w:author="sun lanlan" w:date="2023-11-08T11:32:00Z">
        <w:r w:rsidRPr="002E6B5D">
          <w:rPr>
            <w:rFonts w:ascii="CIDFont+F1" w:hAnsi="CIDFont+F1"/>
            <w:noProof/>
            <w:color w:val="000000"/>
            <w:sz w:val="24"/>
            <w:szCs w:val="24"/>
          </w:rPr>
          <w:lastRenderedPageBreak/>
          <w:drawing>
            <wp:inline distT="0" distB="0" distL="0" distR="0" wp14:anchorId="68E34685" wp14:editId="49D6BEB3">
              <wp:extent cx="4968875" cy="3373120"/>
              <wp:effectExtent l="0" t="0" r="3175" b="0"/>
              <wp:docPr id="19528383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8875" cy="3373120"/>
                      </a:xfrm>
                      <a:prstGeom prst="rect">
                        <a:avLst/>
                      </a:prstGeom>
                      <a:noFill/>
                      <a:ln>
                        <a:noFill/>
                      </a:ln>
                    </pic:spPr>
                  </pic:pic>
                </a:graphicData>
              </a:graphic>
            </wp:inline>
          </w:drawing>
        </w:r>
      </w:ins>
      <w:ins w:id="1790" w:author="sun lanlan" w:date="2023-11-08T11:33:00Z">
        <w:r w:rsidRPr="002E6B5D">
          <w:rPr>
            <w:rFonts w:ascii="CIDFont+F1" w:hAnsi="CIDFont+F1" w:hint="eastAsia"/>
            <w:color w:val="000000"/>
            <w:sz w:val="24"/>
            <w:szCs w:val="24"/>
          </w:rPr>
          <w:t>修改内容为：</w:t>
        </w:r>
      </w:ins>
    </w:p>
    <w:p w14:paraId="23E8FCDF" w14:textId="77777777" w:rsidR="000E660D" w:rsidRDefault="000E660D" w:rsidP="002E6B5D">
      <w:pPr>
        <w:pStyle w:val="a3"/>
        <w:rPr>
          <w:ins w:id="1791" w:author="sun lanlan" w:date="2023-11-08T11:33:00Z"/>
          <w:rFonts w:ascii="CIDFont+F1" w:hAnsi="CIDFont+F1" w:hint="eastAsia"/>
          <w:color w:val="000000"/>
          <w:sz w:val="24"/>
          <w:szCs w:val="24"/>
        </w:rPr>
      </w:pPr>
    </w:p>
    <w:p w14:paraId="659F0F27" w14:textId="655B87C0" w:rsidR="002E6B5D" w:rsidRDefault="002E6B5D" w:rsidP="002E6B5D">
      <w:pPr>
        <w:pStyle w:val="a3"/>
        <w:rPr>
          <w:ins w:id="1792" w:author="sun lanlan" w:date="2023-11-08T11:34:00Z"/>
          <w:rFonts w:ascii="CIDFont+F1" w:hAnsi="CIDFont+F1"/>
          <w:color w:val="000000"/>
          <w:sz w:val="24"/>
          <w:szCs w:val="24"/>
        </w:rPr>
      </w:pPr>
      <w:ins w:id="1793" w:author="sun lanlan" w:date="2023-11-08T11:33:00Z">
        <w:r w:rsidRPr="002E6B5D">
          <w:rPr>
            <w:rFonts w:ascii="CIDFont+F1" w:hAnsi="CIDFont+F1"/>
            <w:noProof/>
            <w:color w:val="000000"/>
            <w:sz w:val="24"/>
            <w:szCs w:val="24"/>
          </w:rPr>
          <w:drawing>
            <wp:inline distT="0" distB="0" distL="0" distR="0" wp14:anchorId="1480B3F0" wp14:editId="517735E6">
              <wp:extent cx="3114040" cy="163830"/>
              <wp:effectExtent l="0" t="0" r="0" b="7620"/>
              <wp:docPr id="15359449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040" cy="163830"/>
                      </a:xfrm>
                      <a:prstGeom prst="rect">
                        <a:avLst/>
                      </a:prstGeom>
                      <a:noFill/>
                      <a:ln>
                        <a:noFill/>
                      </a:ln>
                    </pic:spPr>
                  </pic:pic>
                </a:graphicData>
              </a:graphic>
            </wp:inline>
          </w:drawing>
        </w:r>
      </w:ins>
    </w:p>
    <w:p w14:paraId="46B804D1" w14:textId="77777777" w:rsidR="000E660D" w:rsidRPr="002E6B5D" w:rsidRDefault="000E660D" w:rsidP="002E6B5D">
      <w:pPr>
        <w:pStyle w:val="a3"/>
        <w:rPr>
          <w:ins w:id="1794" w:author="sun lanlan" w:date="2023-11-08T11:33:00Z"/>
          <w:rFonts w:ascii="CIDFont+F1" w:hAnsi="CIDFont+F1" w:hint="eastAsia"/>
          <w:color w:val="000000"/>
          <w:sz w:val="24"/>
          <w:szCs w:val="24"/>
        </w:rPr>
      </w:pPr>
    </w:p>
    <w:p w14:paraId="2AA5D56D" w14:textId="77777777" w:rsidR="000E660D" w:rsidRPr="000E660D" w:rsidRDefault="000E660D" w:rsidP="000E660D">
      <w:pPr>
        <w:pStyle w:val="a3"/>
        <w:rPr>
          <w:ins w:id="1795" w:author="sun lanlan" w:date="2023-11-08T11:33:00Z"/>
          <w:rFonts w:ascii="CIDFont+F1" w:hAnsi="CIDFont+F1"/>
          <w:color w:val="000000"/>
          <w:sz w:val="24"/>
          <w:szCs w:val="24"/>
        </w:rPr>
      </w:pPr>
      <w:ins w:id="1796" w:author="sun lanlan" w:date="2023-11-08T11:33:00Z">
        <w:r w:rsidRPr="000E660D">
          <w:rPr>
            <w:rFonts w:ascii="CIDFont+F1" w:hAnsi="CIDFont+F1" w:hint="eastAsia"/>
            <w:color w:val="000000"/>
            <w:sz w:val="24"/>
            <w:szCs w:val="24"/>
          </w:rPr>
          <w:t>同时在第二个</w:t>
        </w:r>
        <w:r w:rsidRPr="000E660D">
          <w:rPr>
            <w:rFonts w:ascii="CIDFont+F1" w:hAnsi="CIDFont+F1"/>
            <w:color w:val="000000"/>
            <w:sz w:val="24"/>
            <w:szCs w:val="24"/>
          </w:rPr>
          <w:t xml:space="preserve"> for </w:t>
        </w:r>
        <w:r w:rsidRPr="000E660D">
          <w:rPr>
            <w:rFonts w:ascii="CIDFont+F1" w:hAnsi="CIDFont+F1"/>
            <w:color w:val="000000"/>
            <w:sz w:val="24"/>
            <w:szCs w:val="24"/>
          </w:rPr>
          <w:t>循环内第一个</w:t>
        </w:r>
        <w:r w:rsidRPr="000E660D">
          <w:rPr>
            <w:rFonts w:ascii="CIDFont+F1" w:hAnsi="CIDFont+F1"/>
            <w:color w:val="000000"/>
            <w:sz w:val="24"/>
            <w:szCs w:val="24"/>
          </w:rPr>
          <w:t xml:space="preserve"> if </w:t>
        </w:r>
        <w:r w:rsidRPr="000E660D">
          <w:rPr>
            <w:rFonts w:ascii="CIDFont+F1" w:hAnsi="CIDFont+F1"/>
            <w:color w:val="000000"/>
            <w:sz w:val="24"/>
            <w:szCs w:val="24"/>
          </w:rPr>
          <w:t>语句（即：</w:t>
        </w:r>
        <w:r w:rsidRPr="000E660D">
          <w:rPr>
            <w:rFonts w:ascii="CIDFont+F1" w:hAnsi="CIDFont+F1"/>
            <w:color w:val="000000"/>
            <w:sz w:val="24"/>
            <w:szCs w:val="24"/>
          </w:rPr>
          <w:t>if</w:t>
        </w:r>
        <w:r w:rsidRPr="000E660D">
          <w:rPr>
            <w:rFonts w:ascii="CIDFont+F1" w:hAnsi="CIDFont+F1"/>
            <w:color w:val="000000"/>
            <w:sz w:val="24"/>
            <w:szCs w:val="24"/>
          </w:rPr>
          <w:t>（</w:t>
        </w:r>
        <w:r w:rsidRPr="000E660D">
          <w:rPr>
            <w:rFonts w:ascii="CIDFont+F1" w:hAnsi="CIDFont+F1"/>
            <w:color w:val="000000"/>
            <w:sz w:val="24"/>
            <w:szCs w:val="24"/>
          </w:rPr>
          <w:t>pp[</w:t>
        </w:r>
        <w:proofErr w:type="spellStart"/>
        <w:r w:rsidRPr="000E660D">
          <w:rPr>
            <w:rFonts w:ascii="CIDFont+F1" w:hAnsi="CIDFont+F1"/>
            <w:color w:val="000000"/>
            <w:sz w:val="24"/>
            <w:szCs w:val="24"/>
          </w:rPr>
          <w:t>i</w:t>
        </w:r>
        <w:proofErr w:type="spellEnd"/>
        <w:r w:rsidRPr="000E660D">
          <w:rPr>
            <w:rFonts w:ascii="CIDFont+F1" w:hAnsi="CIDFont+F1"/>
            <w:color w:val="000000"/>
            <w:sz w:val="24"/>
            <w:szCs w:val="24"/>
          </w:rPr>
          <w:t>].range))</w:t>
        </w:r>
        <w:r w:rsidRPr="000E660D">
          <w:rPr>
            <w:rFonts w:ascii="CIDFont+F1" w:hAnsi="CIDFont+F1"/>
            <w:color w:val="000000"/>
            <w:sz w:val="24"/>
            <w:szCs w:val="24"/>
          </w:rPr>
          <w:t>中加入以</w:t>
        </w:r>
      </w:ins>
    </w:p>
    <w:p w14:paraId="0CB7169F" w14:textId="36F98B6B" w:rsidR="002E6B5D" w:rsidRDefault="000E660D" w:rsidP="000E660D">
      <w:pPr>
        <w:pStyle w:val="a3"/>
        <w:rPr>
          <w:ins w:id="1797" w:author="sun lanlan" w:date="2023-11-08T11:34:00Z"/>
          <w:rFonts w:ascii="CIDFont+F1" w:hAnsi="CIDFont+F1"/>
          <w:color w:val="000000"/>
          <w:sz w:val="24"/>
          <w:szCs w:val="24"/>
        </w:rPr>
      </w:pPr>
      <w:ins w:id="1798" w:author="sun lanlan" w:date="2023-11-08T11:33:00Z">
        <w:r w:rsidRPr="000E660D">
          <w:rPr>
            <w:rFonts w:ascii="CIDFont+F1" w:hAnsi="CIDFont+F1" w:hint="eastAsia"/>
            <w:color w:val="000000"/>
            <w:sz w:val="24"/>
            <w:szCs w:val="24"/>
          </w:rPr>
          <w:t>下代码：</w:t>
        </w:r>
      </w:ins>
    </w:p>
    <w:p w14:paraId="741E5556" w14:textId="77777777" w:rsidR="000E660D" w:rsidRDefault="000E660D" w:rsidP="000E660D">
      <w:pPr>
        <w:pStyle w:val="a3"/>
        <w:rPr>
          <w:ins w:id="1799" w:author="sun lanlan" w:date="2023-11-08T11:33:00Z"/>
          <w:rFonts w:ascii="CIDFont+F1" w:hAnsi="CIDFont+F1" w:hint="eastAsia"/>
          <w:color w:val="000000"/>
          <w:sz w:val="24"/>
          <w:szCs w:val="24"/>
        </w:rPr>
      </w:pPr>
    </w:p>
    <w:p w14:paraId="37B1EF90" w14:textId="0960C940" w:rsidR="000E660D" w:rsidRDefault="000E660D" w:rsidP="000E660D">
      <w:pPr>
        <w:pStyle w:val="a3"/>
        <w:rPr>
          <w:ins w:id="1800" w:author="sun lanlan" w:date="2023-11-08T11:33:00Z"/>
          <w:rFonts w:ascii="CIDFont+F1" w:hAnsi="CIDFont+F1"/>
          <w:color w:val="000000"/>
          <w:sz w:val="24"/>
          <w:szCs w:val="24"/>
        </w:rPr>
      </w:pPr>
      <w:ins w:id="1801" w:author="sun lanlan" w:date="2023-11-08T11:33:00Z">
        <w:r w:rsidRPr="000E660D">
          <w:rPr>
            <w:rFonts w:ascii="CIDFont+F1" w:hAnsi="CIDFont+F1"/>
            <w:noProof/>
            <w:color w:val="000000"/>
            <w:sz w:val="24"/>
            <w:szCs w:val="24"/>
          </w:rPr>
          <w:drawing>
            <wp:inline distT="0" distB="0" distL="0" distR="0" wp14:anchorId="46451999" wp14:editId="44BC5DA1">
              <wp:extent cx="2726055" cy="1112520"/>
              <wp:effectExtent l="0" t="0" r="0" b="0"/>
              <wp:docPr id="4652736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6055" cy="1112520"/>
                      </a:xfrm>
                      <a:prstGeom prst="rect">
                        <a:avLst/>
                      </a:prstGeom>
                      <a:noFill/>
                      <a:ln>
                        <a:noFill/>
                      </a:ln>
                    </pic:spPr>
                  </pic:pic>
                </a:graphicData>
              </a:graphic>
            </wp:inline>
          </w:drawing>
        </w:r>
      </w:ins>
    </w:p>
    <w:p w14:paraId="4F675378" w14:textId="68F5B7E2" w:rsidR="000E660D" w:rsidRDefault="000E660D" w:rsidP="000E660D">
      <w:pPr>
        <w:pStyle w:val="a3"/>
        <w:rPr>
          <w:ins w:id="1802" w:author="sun lanlan" w:date="2023-11-08T11:34:00Z"/>
          <w:rFonts w:ascii="CIDFont+F1" w:hAnsi="CIDFont+F1"/>
          <w:color w:val="000000"/>
          <w:sz w:val="24"/>
          <w:szCs w:val="24"/>
        </w:rPr>
      </w:pPr>
      <w:ins w:id="1803" w:author="sun lanlan" w:date="2023-11-08T11:33:00Z">
        <w:r w:rsidRPr="000E660D">
          <w:rPr>
            <w:rFonts w:ascii="CIDFont+F1" w:hAnsi="CIDFont+F1" w:hint="eastAsia"/>
            <w:color w:val="000000"/>
            <w:sz w:val="24"/>
            <w:szCs w:val="24"/>
          </w:rPr>
          <w:t>此时我们分别得到了</w:t>
        </w:r>
        <w:proofErr w:type="gramStart"/>
        <w:r w:rsidRPr="000E660D">
          <w:rPr>
            <w:rFonts w:ascii="CIDFont+F1" w:hAnsi="CIDFont+F1" w:hint="eastAsia"/>
            <w:color w:val="000000"/>
            <w:sz w:val="24"/>
            <w:szCs w:val="24"/>
          </w:rPr>
          <w:t>左右锥桶的</w:t>
        </w:r>
        <w:proofErr w:type="gramEnd"/>
        <w:r w:rsidRPr="000E660D">
          <w:rPr>
            <w:rFonts w:ascii="CIDFont+F1" w:hAnsi="CIDFont+F1"/>
            <w:color w:val="000000"/>
            <w:sz w:val="24"/>
            <w:szCs w:val="24"/>
          </w:rPr>
          <w:t xml:space="preserve"> x </w:t>
        </w:r>
        <w:r w:rsidRPr="000E660D">
          <w:rPr>
            <w:rFonts w:ascii="CIDFont+F1" w:hAnsi="CIDFont+F1"/>
            <w:color w:val="000000"/>
            <w:sz w:val="24"/>
            <w:szCs w:val="24"/>
          </w:rPr>
          <w:t>坐标之和与其数量，但此时数据中被远</w:t>
        </w:r>
        <w:r w:rsidRPr="000E660D">
          <w:rPr>
            <w:rFonts w:ascii="CIDFont+F1" w:hAnsi="CIDFont+F1" w:hint="eastAsia"/>
            <w:color w:val="000000"/>
            <w:sz w:val="24"/>
            <w:szCs w:val="24"/>
          </w:rPr>
          <w:t>端的</w:t>
        </w:r>
        <w:proofErr w:type="gramStart"/>
        <w:r w:rsidRPr="000E660D">
          <w:rPr>
            <w:rFonts w:ascii="CIDFont+F1" w:hAnsi="CIDFont+F1" w:hint="eastAsia"/>
            <w:color w:val="000000"/>
            <w:sz w:val="24"/>
            <w:szCs w:val="24"/>
          </w:rPr>
          <w:t>锥桶影响</w:t>
        </w:r>
        <w:proofErr w:type="gramEnd"/>
        <w:r w:rsidRPr="000E660D">
          <w:rPr>
            <w:rFonts w:ascii="CIDFont+F1" w:hAnsi="CIDFont+F1" w:hint="eastAsia"/>
            <w:color w:val="000000"/>
            <w:sz w:val="24"/>
            <w:szCs w:val="24"/>
          </w:rPr>
          <w:t>较多，容易出现直角弯转不过的问题。因此，我们还需滤除部分信息</w:t>
        </w:r>
      </w:ins>
      <w:ins w:id="1804" w:author="sun lanlan" w:date="2023-11-08T11:34:00Z">
        <w:r>
          <w:rPr>
            <w:rFonts w:ascii="CIDFont+F1" w:hAnsi="CIDFont+F1" w:hint="eastAsia"/>
            <w:color w:val="000000"/>
            <w:sz w:val="24"/>
            <w:szCs w:val="24"/>
          </w:rPr>
          <w:t>。</w:t>
        </w:r>
      </w:ins>
    </w:p>
    <w:p w14:paraId="69AFCA3F" w14:textId="77777777" w:rsidR="000E660D" w:rsidRDefault="000E660D" w:rsidP="000E660D">
      <w:pPr>
        <w:pStyle w:val="a3"/>
        <w:rPr>
          <w:ins w:id="1805" w:author="sun lanlan" w:date="2023-11-08T11:34:00Z"/>
          <w:rFonts w:ascii="CIDFont+F1" w:hAnsi="CIDFont+F1" w:hint="eastAsia"/>
          <w:color w:val="000000"/>
          <w:sz w:val="24"/>
          <w:szCs w:val="24"/>
        </w:rPr>
      </w:pPr>
    </w:p>
    <w:p w14:paraId="027FA057" w14:textId="043DBC24" w:rsidR="000E660D" w:rsidRPr="000E660D" w:rsidRDefault="000E660D" w:rsidP="000E660D">
      <w:pPr>
        <w:pStyle w:val="a3"/>
        <w:rPr>
          <w:ins w:id="1806" w:author="sun lanlan" w:date="2023-11-08T11:33:00Z"/>
          <w:rFonts w:ascii="CIDFont+F1" w:hAnsi="CIDFont+F1"/>
          <w:color w:val="000000"/>
          <w:sz w:val="24"/>
          <w:szCs w:val="24"/>
        </w:rPr>
      </w:pPr>
      <w:ins w:id="1807" w:author="sun lanlan" w:date="2023-11-08T11:33:00Z">
        <w:r w:rsidRPr="000E660D">
          <w:rPr>
            <w:rFonts w:ascii="CIDFont+F1" w:hAnsi="CIDFont+F1" w:hint="eastAsia"/>
            <w:color w:val="000000"/>
            <w:sz w:val="24"/>
            <w:szCs w:val="24"/>
          </w:rPr>
          <w:t>本实验采用的是一种简单的方式：将</w:t>
        </w:r>
        <w:r w:rsidRPr="000E660D">
          <w:rPr>
            <w:rFonts w:ascii="CIDFont+F1" w:hAnsi="CIDFont+F1"/>
            <w:color w:val="000000"/>
            <w:sz w:val="24"/>
            <w:szCs w:val="24"/>
          </w:rPr>
          <w:t xml:space="preserve"> x </w:t>
        </w:r>
        <w:r w:rsidRPr="000E660D">
          <w:rPr>
            <w:rFonts w:ascii="CIDFont+F1" w:hAnsi="CIDFont+F1"/>
            <w:color w:val="000000"/>
            <w:sz w:val="24"/>
            <w:szCs w:val="24"/>
          </w:rPr>
          <w:t>坐标超过平均值</w:t>
        </w:r>
        <w:r w:rsidRPr="000E660D">
          <w:rPr>
            <w:rFonts w:ascii="CIDFont+F1" w:hAnsi="CIDFont+F1"/>
            <w:color w:val="000000"/>
            <w:sz w:val="24"/>
            <w:szCs w:val="24"/>
          </w:rPr>
          <w:t xml:space="preserve"> 1.75 </w:t>
        </w:r>
        <w:proofErr w:type="gramStart"/>
        <w:r w:rsidRPr="000E660D">
          <w:rPr>
            <w:rFonts w:ascii="CIDFont+F1" w:hAnsi="CIDFont+F1"/>
            <w:color w:val="000000"/>
            <w:sz w:val="24"/>
            <w:szCs w:val="24"/>
          </w:rPr>
          <w:t>倍</w:t>
        </w:r>
        <w:proofErr w:type="gramEnd"/>
        <w:r w:rsidRPr="000E660D">
          <w:rPr>
            <w:rFonts w:ascii="CIDFont+F1" w:hAnsi="CIDFont+F1"/>
            <w:color w:val="000000"/>
            <w:sz w:val="24"/>
            <w:szCs w:val="24"/>
          </w:rPr>
          <w:t>的锥桶</w:t>
        </w:r>
      </w:ins>
    </w:p>
    <w:p w14:paraId="6254FD1E" w14:textId="7536D330" w:rsidR="000E660D" w:rsidRDefault="000E660D" w:rsidP="000E660D">
      <w:pPr>
        <w:pStyle w:val="a3"/>
        <w:rPr>
          <w:ins w:id="1808" w:author="sun lanlan" w:date="2023-11-08T11:34:00Z"/>
          <w:rFonts w:ascii="CIDFont+F1" w:hAnsi="CIDFont+F1"/>
          <w:color w:val="000000"/>
          <w:sz w:val="24"/>
          <w:szCs w:val="24"/>
        </w:rPr>
      </w:pPr>
      <w:ins w:id="1809" w:author="sun lanlan" w:date="2023-11-08T11:33:00Z">
        <w:r w:rsidRPr="000E660D">
          <w:rPr>
            <w:rFonts w:ascii="CIDFont+F1" w:hAnsi="CIDFont+F1" w:hint="eastAsia"/>
            <w:color w:val="000000"/>
            <w:sz w:val="24"/>
            <w:szCs w:val="24"/>
          </w:rPr>
          <w:t>信息滤除。代码实现如下：</w:t>
        </w:r>
      </w:ins>
    </w:p>
    <w:p w14:paraId="36CF4DC3" w14:textId="79213C15" w:rsidR="000E660D" w:rsidRDefault="000E660D" w:rsidP="000E660D">
      <w:pPr>
        <w:pStyle w:val="a3"/>
        <w:rPr>
          <w:ins w:id="1810" w:author="sun lanlan" w:date="2023-11-08T11:34:00Z"/>
          <w:rFonts w:ascii="CIDFont+F1" w:hAnsi="CIDFont+F1"/>
          <w:color w:val="000000"/>
          <w:sz w:val="24"/>
          <w:szCs w:val="24"/>
        </w:rPr>
      </w:pPr>
      <w:ins w:id="1811" w:author="sun lanlan" w:date="2023-11-08T11:34:00Z">
        <w:r w:rsidRPr="000E660D">
          <w:rPr>
            <w:rFonts w:ascii="CIDFont+F1" w:hAnsi="CIDFont+F1"/>
            <w:noProof/>
            <w:color w:val="000000"/>
            <w:sz w:val="24"/>
            <w:szCs w:val="24"/>
          </w:rPr>
          <w:lastRenderedPageBreak/>
          <w:drawing>
            <wp:inline distT="0" distB="0" distL="0" distR="0" wp14:anchorId="0B2FF3FE" wp14:editId="08C7EECF">
              <wp:extent cx="4382135" cy="2233930"/>
              <wp:effectExtent l="0" t="0" r="0" b="0"/>
              <wp:docPr id="7035435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2135" cy="2233930"/>
                      </a:xfrm>
                      <a:prstGeom prst="rect">
                        <a:avLst/>
                      </a:prstGeom>
                      <a:noFill/>
                      <a:ln>
                        <a:noFill/>
                      </a:ln>
                    </pic:spPr>
                  </pic:pic>
                </a:graphicData>
              </a:graphic>
            </wp:inline>
          </w:drawing>
        </w:r>
      </w:ins>
    </w:p>
    <w:p w14:paraId="36C0B703" w14:textId="77777777" w:rsidR="000E660D" w:rsidRDefault="000E660D" w:rsidP="000E660D">
      <w:pPr>
        <w:pStyle w:val="a3"/>
        <w:rPr>
          <w:ins w:id="1812" w:author="sun lanlan" w:date="2023-11-08T11:34:00Z"/>
          <w:rFonts w:ascii="CIDFont+F1" w:hAnsi="CIDFont+F1"/>
          <w:color w:val="000000"/>
          <w:sz w:val="24"/>
          <w:szCs w:val="24"/>
        </w:rPr>
      </w:pPr>
      <w:ins w:id="1813" w:author="sun lanlan" w:date="2023-11-08T11:34:00Z">
        <w:r w:rsidRPr="000E660D">
          <w:rPr>
            <w:rFonts w:ascii="CIDFont+F1" w:hAnsi="CIDFont+F1" w:hint="eastAsia"/>
            <w:color w:val="000000"/>
            <w:sz w:val="24"/>
            <w:szCs w:val="24"/>
          </w:rPr>
          <w:t>该参数可调节，具体视赛道状况而定。经过实验，该参数在</w:t>
        </w:r>
        <w:r w:rsidRPr="000E660D">
          <w:rPr>
            <w:rFonts w:ascii="CIDFont+F1" w:hAnsi="CIDFont+F1"/>
            <w:color w:val="000000"/>
            <w:sz w:val="24"/>
            <w:szCs w:val="24"/>
          </w:rPr>
          <w:t xml:space="preserve"> 1.65-1.85 </w:t>
        </w:r>
        <w:r w:rsidRPr="000E660D">
          <w:rPr>
            <w:rFonts w:ascii="CIDFont+F1" w:hAnsi="CIDFont+F1"/>
            <w:color w:val="000000"/>
            <w:sz w:val="24"/>
            <w:szCs w:val="24"/>
          </w:rPr>
          <w:t>范</w:t>
        </w:r>
        <w:r w:rsidRPr="000E660D">
          <w:rPr>
            <w:rFonts w:ascii="CIDFont+F1" w:hAnsi="CIDFont+F1" w:hint="eastAsia"/>
            <w:color w:val="000000"/>
            <w:sz w:val="24"/>
            <w:szCs w:val="24"/>
          </w:rPr>
          <w:t>围内均可，过小可能会导致数据丢失，过大可能会造成干扰。</w:t>
        </w:r>
      </w:ins>
    </w:p>
    <w:p w14:paraId="01C8DAD0" w14:textId="77777777" w:rsidR="000E660D" w:rsidRDefault="000E660D" w:rsidP="000E660D">
      <w:pPr>
        <w:pStyle w:val="a3"/>
        <w:rPr>
          <w:ins w:id="1814" w:author="sun lanlan" w:date="2023-11-08T11:34:00Z"/>
          <w:rFonts w:ascii="CIDFont+F1" w:hAnsi="CIDFont+F1"/>
          <w:color w:val="000000"/>
          <w:sz w:val="24"/>
          <w:szCs w:val="24"/>
        </w:rPr>
      </w:pPr>
    </w:p>
    <w:p w14:paraId="0A8D06CD" w14:textId="4075C9BB" w:rsidR="000E660D" w:rsidRDefault="000E660D" w:rsidP="000E660D">
      <w:pPr>
        <w:pStyle w:val="a3"/>
        <w:rPr>
          <w:ins w:id="1815" w:author="sun lanlan" w:date="2023-11-08T11:35:00Z"/>
          <w:rFonts w:ascii="CIDFont+F1" w:hAnsi="CIDFont+F1"/>
          <w:color w:val="000000"/>
          <w:sz w:val="24"/>
          <w:szCs w:val="24"/>
        </w:rPr>
      </w:pPr>
      <w:ins w:id="1816" w:author="sun lanlan" w:date="2023-11-08T11:34:00Z">
        <w:r w:rsidRPr="000E660D">
          <w:rPr>
            <w:rFonts w:ascii="CIDFont+F1" w:hAnsi="CIDFont+F1" w:hint="eastAsia"/>
            <w:color w:val="000000"/>
            <w:sz w:val="24"/>
            <w:szCs w:val="24"/>
          </w:rPr>
          <w:t>最后，在回</w:t>
        </w:r>
        <w:proofErr w:type="gramStart"/>
        <w:r w:rsidRPr="000E660D">
          <w:rPr>
            <w:rFonts w:ascii="CIDFont+F1" w:hAnsi="CIDFont+F1" w:hint="eastAsia"/>
            <w:color w:val="000000"/>
            <w:sz w:val="24"/>
            <w:szCs w:val="24"/>
          </w:rPr>
          <w:t>调函数</w:t>
        </w:r>
        <w:proofErr w:type="gramEnd"/>
        <w:r w:rsidRPr="000E660D">
          <w:rPr>
            <w:rFonts w:ascii="CIDFont+F1" w:hAnsi="CIDFont+F1" w:hint="eastAsia"/>
            <w:color w:val="000000"/>
            <w:sz w:val="24"/>
            <w:szCs w:val="24"/>
          </w:rPr>
          <w:t>中将数据组织并发布即可，代码如下：</w:t>
        </w:r>
      </w:ins>
    </w:p>
    <w:p w14:paraId="0781B89A" w14:textId="77777777" w:rsidR="000E660D" w:rsidRDefault="000E660D" w:rsidP="000E660D">
      <w:pPr>
        <w:pStyle w:val="a3"/>
        <w:rPr>
          <w:ins w:id="1817" w:author="sun lanlan" w:date="2023-11-08T11:35:00Z"/>
          <w:rFonts w:ascii="CIDFont+F1" w:hAnsi="CIDFont+F1"/>
          <w:color w:val="000000"/>
          <w:sz w:val="24"/>
          <w:szCs w:val="24"/>
        </w:rPr>
      </w:pPr>
    </w:p>
    <w:p w14:paraId="4018A3F9" w14:textId="77777777" w:rsidR="000E660D" w:rsidRDefault="000E660D" w:rsidP="000E660D">
      <w:pPr>
        <w:pStyle w:val="a3"/>
        <w:rPr>
          <w:ins w:id="1818" w:author="sun lanlan" w:date="2023-11-08T11:35:00Z"/>
          <w:rFonts w:ascii="CIDFont+F1" w:hAnsi="CIDFont+F1"/>
          <w:color w:val="000000"/>
          <w:sz w:val="24"/>
          <w:szCs w:val="24"/>
        </w:rPr>
      </w:pPr>
      <w:ins w:id="1819" w:author="sun lanlan" w:date="2023-11-08T11:35:00Z">
        <w:r w:rsidRPr="000E660D">
          <w:rPr>
            <w:rFonts w:ascii="CIDFont+F1" w:hAnsi="CIDFont+F1"/>
            <w:noProof/>
            <w:color w:val="000000"/>
            <w:sz w:val="24"/>
            <w:szCs w:val="24"/>
          </w:rPr>
          <w:drawing>
            <wp:inline distT="0" distB="0" distL="0" distR="0" wp14:anchorId="30F1CC36" wp14:editId="5261CAE9">
              <wp:extent cx="3838575" cy="2277110"/>
              <wp:effectExtent l="0" t="0" r="9525" b="8890"/>
              <wp:docPr id="3862588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8575" cy="2277110"/>
                      </a:xfrm>
                      <a:prstGeom prst="rect">
                        <a:avLst/>
                      </a:prstGeom>
                      <a:noFill/>
                      <a:ln>
                        <a:noFill/>
                      </a:ln>
                    </pic:spPr>
                  </pic:pic>
                </a:graphicData>
              </a:graphic>
            </wp:inline>
          </w:drawing>
        </w:r>
      </w:ins>
    </w:p>
    <w:p w14:paraId="3C88322A" w14:textId="77777777" w:rsidR="000E660D" w:rsidRDefault="000E660D" w:rsidP="000E660D">
      <w:pPr>
        <w:pStyle w:val="a3"/>
        <w:rPr>
          <w:ins w:id="1820" w:author="sun lanlan" w:date="2023-11-08T11:35:00Z"/>
          <w:rFonts w:ascii="CIDFont+F1" w:hAnsi="CIDFont+F1"/>
          <w:color w:val="000000"/>
          <w:sz w:val="24"/>
          <w:szCs w:val="24"/>
        </w:rPr>
      </w:pPr>
    </w:p>
    <w:p w14:paraId="31EA8BA2" w14:textId="77777777" w:rsidR="000E660D" w:rsidRPr="000E660D" w:rsidRDefault="000E660D" w:rsidP="000E660D">
      <w:pPr>
        <w:pStyle w:val="a3"/>
        <w:rPr>
          <w:ins w:id="1821" w:author="sun lanlan" w:date="2023-11-08T11:35:00Z"/>
          <w:rFonts w:ascii="CIDFont+F1" w:hAnsi="CIDFont+F1"/>
          <w:color w:val="000000"/>
          <w:sz w:val="24"/>
          <w:szCs w:val="24"/>
        </w:rPr>
      </w:pPr>
      <w:ins w:id="1822" w:author="sun lanlan" w:date="2023-11-08T11:35:00Z">
        <w:r w:rsidRPr="000E660D">
          <w:rPr>
            <w:rFonts w:ascii="CIDFont+F1" w:hAnsi="CIDFont+F1" w:hint="eastAsia"/>
            <w:color w:val="000000"/>
            <w:sz w:val="24"/>
            <w:szCs w:val="24"/>
          </w:rPr>
          <w:t>将小车放在赛道中，打开</w:t>
        </w:r>
        <w:r w:rsidRPr="000E660D">
          <w:rPr>
            <w:rFonts w:ascii="CIDFont+F1" w:hAnsi="CIDFont+F1"/>
            <w:color w:val="000000"/>
            <w:sz w:val="24"/>
            <w:szCs w:val="24"/>
          </w:rPr>
          <w:t xml:space="preserve"> </w:t>
        </w:r>
        <w:proofErr w:type="spellStart"/>
        <w:r w:rsidRPr="000E660D">
          <w:rPr>
            <w:rFonts w:ascii="CIDFont+F1" w:hAnsi="CIDFont+F1"/>
            <w:color w:val="000000"/>
            <w:sz w:val="24"/>
            <w:szCs w:val="24"/>
          </w:rPr>
          <w:t>Run_car.launch</w:t>
        </w:r>
        <w:proofErr w:type="spellEnd"/>
        <w:r w:rsidRPr="000E660D">
          <w:rPr>
            <w:rFonts w:ascii="CIDFont+F1" w:hAnsi="CIDFont+F1"/>
            <w:color w:val="000000"/>
            <w:sz w:val="24"/>
            <w:szCs w:val="24"/>
          </w:rPr>
          <w:t xml:space="preserve"> </w:t>
        </w:r>
        <w:r w:rsidRPr="000E660D">
          <w:rPr>
            <w:rFonts w:ascii="CIDFont+F1" w:hAnsi="CIDFont+F1"/>
            <w:color w:val="000000"/>
            <w:sz w:val="24"/>
            <w:szCs w:val="24"/>
          </w:rPr>
          <w:t>和本实验编写的节点，即可实</w:t>
        </w:r>
      </w:ins>
    </w:p>
    <w:p w14:paraId="2CEE68A1" w14:textId="0DFB8F36" w:rsidR="000E660D" w:rsidRPr="007A3508" w:rsidRDefault="000E660D" w:rsidP="000E660D">
      <w:pPr>
        <w:pStyle w:val="a3"/>
        <w:rPr>
          <w:rFonts w:ascii="CIDFont+F1" w:hAnsi="CIDFont+F1" w:hint="eastAsia"/>
          <w:color w:val="000000"/>
          <w:sz w:val="24"/>
          <w:szCs w:val="24"/>
          <w:rPrChange w:id="1823" w:author="sun lanlan" w:date="2023-11-08T10:47:00Z">
            <w:rPr>
              <w:rFonts w:ascii="微软雅黑" w:eastAsia="微软雅黑" w:hAnsi="微软雅黑" w:cs="微软雅黑"/>
              <w:spacing w:val="8"/>
              <w:sz w:val="26"/>
              <w:szCs w:val="26"/>
              <w:shd w:val="clear" w:color="auto" w:fill="FFFFFF"/>
            </w:rPr>
          </w:rPrChange>
        </w:rPr>
        <w:pPrChange w:id="1824" w:author="sun lanlan" w:date="2023-11-08T11:24:00Z">
          <w:pPr/>
        </w:pPrChange>
      </w:pPr>
      <w:ins w:id="1825" w:author="sun lanlan" w:date="2023-11-08T11:35:00Z">
        <w:r w:rsidRPr="000E660D">
          <w:rPr>
            <w:rFonts w:ascii="CIDFont+F1" w:hAnsi="CIDFont+F1" w:hint="eastAsia"/>
            <w:color w:val="000000"/>
            <w:sz w:val="24"/>
            <w:szCs w:val="24"/>
          </w:rPr>
          <w:t>现激光雷达自主寻路。</w:t>
        </w:r>
      </w:ins>
    </w:p>
    <w:sectPr w:rsidR="000E660D" w:rsidRPr="007A3508">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DE90C" w14:textId="77777777" w:rsidR="00DF0117" w:rsidRDefault="00DF0117">
      <w:r>
        <w:separator/>
      </w:r>
    </w:p>
  </w:endnote>
  <w:endnote w:type="continuationSeparator" w:id="0">
    <w:p w14:paraId="310C2D54" w14:textId="77777777" w:rsidR="00DF0117" w:rsidRDefault="00DF0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IDFont+F4">
    <w:altName w:val="Cambria"/>
    <w:panose1 w:val="00000000000000000000"/>
    <w:charset w:val="00"/>
    <w:family w:val="roman"/>
    <w:notTrueType/>
    <w:pitch w:val="default"/>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IDFont+F1">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IDFont+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
    </w:sdtPr>
    <w:sdtContent>
      <w:p w14:paraId="03D133A2" w14:textId="77777777" w:rsidR="000B6B6B" w:rsidRDefault="00000000">
        <w:pPr>
          <w:pStyle w:val="a6"/>
          <w:jc w:val="right"/>
        </w:pPr>
        <w:r>
          <w:rPr>
            <w:rFonts w:hint="eastAsia"/>
          </w:rPr>
          <w:t>．</w:t>
        </w:r>
        <w:r>
          <w:fldChar w:fldCharType="begin"/>
        </w:r>
        <w:r>
          <w:instrText>PAGE   \* MERGEFORMAT</w:instrText>
        </w:r>
        <w:r>
          <w:fldChar w:fldCharType="separate"/>
        </w:r>
        <w:r>
          <w:rPr>
            <w:lang w:val="zh-CN"/>
          </w:rPr>
          <w:t>1</w:t>
        </w:r>
        <w:r>
          <w:fldChar w:fldCharType="end"/>
        </w:r>
        <w:r>
          <w:rPr>
            <w:rFonts w:hint="eastAsia"/>
          </w:rPr>
          <w:t>．</w:t>
        </w:r>
      </w:p>
    </w:sdtContent>
  </w:sdt>
  <w:p w14:paraId="0BB6872D" w14:textId="77777777" w:rsidR="000B6B6B" w:rsidRDefault="000B6B6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9392B" w14:textId="77777777" w:rsidR="00DF0117" w:rsidRDefault="00DF0117">
      <w:r>
        <w:separator/>
      </w:r>
    </w:p>
  </w:footnote>
  <w:footnote w:type="continuationSeparator" w:id="0">
    <w:p w14:paraId="029B5026" w14:textId="77777777" w:rsidR="00DF0117" w:rsidRDefault="00DF01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9352C"/>
    <w:multiLevelType w:val="multilevel"/>
    <w:tmpl w:val="3209352C"/>
    <w:lvl w:ilvl="0">
      <w:start w:val="1"/>
      <w:numFmt w:val="decimal"/>
      <w:pStyle w:val="1"/>
      <w:suff w:val="space"/>
      <w:lvlText w:val="第%1章"/>
      <w:lvlJc w:val="left"/>
      <w:pPr>
        <w:ind w:left="1545" w:hanging="1545"/>
      </w:pPr>
      <w:rPr>
        <w:rFonts w:ascii="黑体" w:eastAsia="黑体" w:hAnsi="黑体"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3FC230A2"/>
    <w:multiLevelType w:val="hybridMultilevel"/>
    <w:tmpl w:val="045EEF0C"/>
    <w:lvl w:ilvl="0" w:tplc="499096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239C939"/>
    <w:multiLevelType w:val="singleLevel"/>
    <w:tmpl w:val="5239C939"/>
    <w:lvl w:ilvl="0">
      <w:start w:val="3"/>
      <w:numFmt w:val="decimal"/>
      <w:lvlText w:val="%1."/>
      <w:lvlJc w:val="left"/>
      <w:pPr>
        <w:tabs>
          <w:tab w:val="left" w:pos="312"/>
        </w:tabs>
      </w:pPr>
    </w:lvl>
  </w:abstractNum>
  <w:num w:numId="1" w16cid:durableId="1759593258">
    <w:abstractNumId w:val="0"/>
  </w:num>
  <w:num w:numId="2" w16cid:durableId="829829001">
    <w:abstractNumId w:val="2"/>
  </w:num>
  <w:num w:numId="3" w16cid:durableId="9544841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n lanlan">
    <w15:presenceInfo w15:providerId="Windows Live" w15:userId="6d67f0da3a8b1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trackRevisions/>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ZiNjhiMDA1MzEwZTJkZGY5NzMyNGE5MWRmZGFlNDYifQ=="/>
  </w:docVars>
  <w:rsids>
    <w:rsidRoot w:val="00865588"/>
    <w:rsid w:val="AF6FED44"/>
    <w:rsid w:val="00011DE8"/>
    <w:rsid w:val="000251C4"/>
    <w:rsid w:val="00060ADF"/>
    <w:rsid w:val="00071403"/>
    <w:rsid w:val="000B56E3"/>
    <w:rsid w:val="000B6AE2"/>
    <w:rsid w:val="000B6B6B"/>
    <w:rsid w:val="000D70C7"/>
    <w:rsid w:val="000E4288"/>
    <w:rsid w:val="000E660D"/>
    <w:rsid w:val="00101087"/>
    <w:rsid w:val="00114C31"/>
    <w:rsid w:val="00127ECD"/>
    <w:rsid w:val="00133A38"/>
    <w:rsid w:val="00137D8F"/>
    <w:rsid w:val="001420CF"/>
    <w:rsid w:val="00145CBC"/>
    <w:rsid w:val="00167358"/>
    <w:rsid w:val="00167723"/>
    <w:rsid w:val="00177098"/>
    <w:rsid w:val="0018203C"/>
    <w:rsid w:val="00184039"/>
    <w:rsid w:val="00185CCD"/>
    <w:rsid w:val="001924C2"/>
    <w:rsid w:val="00192A19"/>
    <w:rsid w:val="001A10C4"/>
    <w:rsid w:val="001A297C"/>
    <w:rsid w:val="001A29BF"/>
    <w:rsid w:val="001B0076"/>
    <w:rsid w:val="001B5644"/>
    <w:rsid w:val="001C042E"/>
    <w:rsid w:val="001C44F8"/>
    <w:rsid w:val="001C5B2B"/>
    <w:rsid w:val="001E4999"/>
    <w:rsid w:val="001E74D3"/>
    <w:rsid w:val="00206D0B"/>
    <w:rsid w:val="00234AAD"/>
    <w:rsid w:val="0024077A"/>
    <w:rsid w:val="002408A1"/>
    <w:rsid w:val="00243B2A"/>
    <w:rsid w:val="00256E84"/>
    <w:rsid w:val="00270888"/>
    <w:rsid w:val="00284B39"/>
    <w:rsid w:val="002913D0"/>
    <w:rsid w:val="0029372A"/>
    <w:rsid w:val="00295BF8"/>
    <w:rsid w:val="002E6B5D"/>
    <w:rsid w:val="002F2928"/>
    <w:rsid w:val="00322F5B"/>
    <w:rsid w:val="003269E8"/>
    <w:rsid w:val="00337302"/>
    <w:rsid w:val="003607A9"/>
    <w:rsid w:val="003712B4"/>
    <w:rsid w:val="00377C26"/>
    <w:rsid w:val="00377CF8"/>
    <w:rsid w:val="0038732A"/>
    <w:rsid w:val="003A1A32"/>
    <w:rsid w:val="003A5037"/>
    <w:rsid w:val="003A7E03"/>
    <w:rsid w:val="003B05D3"/>
    <w:rsid w:val="003B6CE0"/>
    <w:rsid w:val="003E0ACE"/>
    <w:rsid w:val="003E239E"/>
    <w:rsid w:val="003F6A7C"/>
    <w:rsid w:val="00400014"/>
    <w:rsid w:val="00400FDC"/>
    <w:rsid w:val="00440D7C"/>
    <w:rsid w:val="004442E7"/>
    <w:rsid w:val="00456B82"/>
    <w:rsid w:val="004618E1"/>
    <w:rsid w:val="004748FC"/>
    <w:rsid w:val="00496830"/>
    <w:rsid w:val="00496DCB"/>
    <w:rsid w:val="004A0ACF"/>
    <w:rsid w:val="004B190E"/>
    <w:rsid w:val="004B7A13"/>
    <w:rsid w:val="004D2CB4"/>
    <w:rsid w:val="004E1CA0"/>
    <w:rsid w:val="004F6B99"/>
    <w:rsid w:val="005164BA"/>
    <w:rsid w:val="005455EA"/>
    <w:rsid w:val="005468F7"/>
    <w:rsid w:val="00551CF4"/>
    <w:rsid w:val="00553D71"/>
    <w:rsid w:val="00557A05"/>
    <w:rsid w:val="00582708"/>
    <w:rsid w:val="00596D03"/>
    <w:rsid w:val="005B2300"/>
    <w:rsid w:val="005D137E"/>
    <w:rsid w:val="005D628B"/>
    <w:rsid w:val="005E6E92"/>
    <w:rsid w:val="006110E6"/>
    <w:rsid w:val="00612C48"/>
    <w:rsid w:val="00615D49"/>
    <w:rsid w:val="006250BE"/>
    <w:rsid w:val="00625170"/>
    <w:rsid w:val="00636113"/>
    <w:rsid w:val="00644C25"/>
    <w:rsid w:val="00646090"/>
    <w:rsid w:val="00664640"/>
    <w:rsid w:val="00667AA0"/>
    <w:rsid w:val="006763E5"/>
    <w:rsid w:val="00684E23"/>
    <w:rsid w:val="00686510"/>
    <w:rsid w:val="006920FD"/>
    <w:rsid w:val="00696692"/>
    <w:rsid w:val="006A4916"/>
    <w:rsid w:val="006B7F94"/>
    <w:rsid w:val="006C5886"/>
    <w:rsid w:val="006E19AF"/>
    <w:rsid w:val="00706CF4"/>
    <w:rsid w:val="00707E82"/>
    <w:rsid w:val="00730343"/>
    <w:rsid w:val="00732015"/>
    <w:rsid w:val="00742D6B"/>
    <w:rsid w:val="00742D8C"/>
    <w:rsid w:val="007462F7"/>
    <w:rsid w:val="007659A1"/>
    <w:rsid w:val="0077224A"/>
    <w:rsid w:val="00773453"/>
    <w:rsid w:val="00783BA5"/>
    <w:rsid w:val="00791C44"/>
    <w:rsid w:val="00795CF5"/>
    <w:rsid w:val="007A04E6"/>
    <w:rsid w:val="007A3508"/>
    <w:rsid w:val="007A53D1"/>
    <w:rsid w:val="007B7AF6"/>
    <w:rsid w:val="007D080D"/>
    <w:rsid w:val="007F47DE"/>
    <w:rsid w:val="007F59D4"/>
    <w:rsid w:val="00815321"/>
    <w:rsid w:val="008259E1"/>
    <w:rsid w:val="00861BC7"/>
    <w:rsid w:val="00865588"/>
    <w:rsid w:val="00870BB2"/>
    <w:rsid w:val="008857BD"/>
    <w:rsid w:val="008A229E"/>
    <w:rsid w:val="008B2093"/>
    <w:rsid w:val="008C0EBF"/>
    <w:rsid w:val="008C6D11"/>
    <w:rsid w:val="008D2341"/>
    <w:rsid w:val="008D740B"/>
    <w:rsid w:val="008D7F63"/>
    <w:rsid w:val="008E6BA0"/>
    <w:rsid w:val="00911BA1"/>
    <w:rsid w:val="0092224D"/>
    <w:rsid w:val="00927801"/>
    <w:rsid w:val="009321FD"/>
    <w:rsid w:val="00962A8F"/>
    <w:rsid w:val="00976FAE"/>
    <w:rsid w:val="00986EAC"/>
    <w:rsid w:val="009954DF"/>
    <w:rsid w:val="009B7826"/>
    <w:rsid w:val="009D2D16"/>
    <w:rsid w:val="009E3C70"/>
    <w:rsid w:val="009E4673"/>
    <w:rsid w:val="009E524F"/>
    <w:rsid w:val="009F77C0"/>
    <w:rsid w:val="00A15E17"/>
    <w:rsid w:val="00A328BA"/>
    <w:rsid w:val="00A40DA9"/>
    <w:rsid w:val="00A43107"/>
    <w:rsid w:val="00A55634"/>
    <w:rsid w:val="00A55868"/>
    <w:rsid w:val="00A6356E"/>
    <w:rsid w:val="00A97478"/>
    <w:rsid w:val="00AB5EB6"/>
    <w:rsid w:val="00AD2E5E"/>
    <w:rsid w:val="00AE5CBD"/>
    <w:rsid w:val="00B014B0"/>
    <w:rsid w:val="00B034EE"/>
    <w:rsid w:val="00B04769"/>
    <w:rsid w:val="00B05A5D"/>
    <w:rsid w:val="00B077E7"/>
    <w:rsid w:val="00B40CAE"/>
    <w:rsid w:val="00B41F32"/>
    <w:rsid w:val="00B479FD"/>
    <w:rsid w:val="00B53B0C"/>
    <w:rsid w:val="00B55125"/>
    <w:rsid w:val="00B55F10"/>
    <w:rsid w:val="00B56D27"/>
    <w:rsid w:val="00B82408"/>
    <w:rsid w:val="00B90A4F"/>
    <w:rsid w:val="00B92DC7"/>
    <w:rsid w:val="00BB0FFF"/>
    <w:rsid w:val="00BB2AAA"/>
    <w:rsid w:val="00BB5A70"/>
    <w:rsid w:val="00BC3D8E"/>
    <w:rsid w:val="00BC7CE5"/>
    <w:rsid w:val="00BD1490"/>
    <w:rsid w:val="00BE1888"/>
    <w:rsid w:val="00BF6122"/>
    <w:rsid w:val="00C13C52"/>
    <w:rsid w:val="00C16014"/>
    <w:rsid w:val="00C20945"/>
    <w:rsid w:val="00C254FC"/>
    <w:rsid w:val="00C4242C"/>
    <w:rsid w:val="00C531E9"/>
    <w:rsid w:val="00C566F5"/>
    <w:rsid w:val="00C72EB9"/>
    <w:rsid w:val="00C72F2E"/>
    <w:rsid w:val="00C7539D"/>
    <w:rsid w:val="00C77EA6"/>
    <w:rsid w:val="00C817EF"/>
    <w:rsid w:val="00C84511"/>
    <w:rsid w:val="00CA45CC"/>
    <w:rsid w:val="00CA4721"/>
    <w:rsid w:val="00CB5B08"/>
    <w:rsid w:val="00CD56C8"/>
    <w:rsid w:val="00CE27E7"/>
    <w:rsid w:val="00CE518B"/>
    <w:rsid w:val="00CF43AD"/>
    <w:rsid w:val="00CF755D"/>
    <w:rsid w:val="00D06EE6"/>
    <w:rsid w:val="00D07E3F"/>
    <w:rsid w:val="00D21E55"/>
    <w:rsid w:val="00D2569D"/>
    <w:rsid w:val="00D53A6B"/>
    <w:rsid w:val="00D61085"/>
    <w:rsid w:val="00D6249D"/>
    <w:rsid w:val="00D67955"/>
    <w:rsid w:val="00D73A85"/>
    <w:rsid w:val="00D86434"/>
    <w:rsid w:val="00DA4D13"/>
    <w:rsid w:val="00DC5271"/>
    <w:rsid w:val="00DF0117"/>
    <w:rsid w:val="00DF2988"/>
    <w:rsid w:val="00E03F22"/>
    <w:rsid w:val="00E05FC6"/>
    <w:rsid w:val="00E1059D"/>
    <w:rsid w:val="00E36FCE"/>
    <w:rsid w:val="00E41020"/>
    <w:rsid w:val="00E430DC"/>
    <w:rsid w:val="00E51AFE"/>
    <w:rsid w:val="00E52A82"/>
    <w:rsid w:val="00E53CD0"/>
    <w:rsid w:val="00E63AC0"/>
    <w:rsid w:val="00E90B86"/>
    <w:rsid w:val="00EA215F"/>
    <w:rsid w:val="00EA5269"/>
    <w:rsid w:val="00EB4CC6"/>
    <w:rsid w:val="00EB669B"/>
    <w:rsid w:val="00EC49CC"/>
    <w:rsid w:val="00EC5A41"/>
    <w:rsid w:val="00EC7493"/>
    <w:rsid w:val="00EC79A2"/>
    <w:rsid w:val="00ED0CA0"/>
    <w:rsid w:val="00ED2717"/>
    <w:rsid w:val="00EE5A52"/>
    <w:rsid w:val="00EE6573"/>
    <w:rsid w:val="00EF0CC7"/>
    <w:rsid w:val="00F14530"/>
    <w:rsid w:val="00F25B4D"/>
    <w:rsid w:val="00F3201C"/>
    <w:rsid w:val="00F43823"/>
    <w:rsid w:val="00F47375"/>
    <w:rsid w:val="00F476EE"/>
    <w:rsid w:val="00F66477"/>
    <w:rsid w:val="00F768BA"/>
    <w:rsid w:val="00F82B76"/>
    <w:rsid w:val="00F93755"/>
    <w:rsid w:val="00F96D76"/>
    <w:rsid w:val="00FC02FB"/>
    <w:rsid w:val="00FC56B9"/>
    <w:rsid w:val="00FD18BE"/>
    <w:rsid w:val="00FD5862"/>
    <w:rsid w:val="00FF601A"/>
    <w:rsid w:val="00FF6C69"/>
    <w:rsid w:val="01496641"/>
    <w:rsid w:val="01BC112F"/>
    <w:rsid w:val="022B4979"/>
    <w:rsid w:val="0246752D"/>
    <w:rsid w:val="06CA0645"/>
    <w:rsid w:val="071B42E3"/>
    <w:rsid w:val="0A4753C2"/>
    <w:rsid w:val="0AF971EE"/>
    <w:rsid w:val="0B000081"/>
    <w:rsid w:val="0C791DB3"/>
    <w:rsid w:val="0CA35008"/>
    <w:rsid w:val="0D401854"/>
    <w:rsid w:val="0F047DBA"/>
    <w:rsid w:val="0F42026D"/>
    <w:rsid w:val="11043C6A"/>
    <w:rsid w:val="117B2637"/>
    <w:rsid w:val="121865FF"/>
    <w:rsid w:val="13167AE2"/>
    <w:rsid w:val="14C24DB5"/>
    <w:rsid w:val="15DA09D3"/>
    <w:rsid w:val="1750440C"/>
    <w:rsid w:val="18E058E4"/>
    <w:rsid w:val="194A2CC6"/>
    <w:rsid w:val="195A13C1"/>
    <w:rsid w:val="19951FB3"/>
    <w:rsid w:val="1A417290"/>
    <w:rsid w:val="1D743B36"/>
    <w:rsid w:val="1DDE46CA"/>
    <w:rsid w:val="1E8550D1"/>
    <w:rsid w:val="1F722D78"/>
    <w:rsid w:val="21FC6DE8"/>
    <w:rsid w:val="226E7751"/>
    <w:rsid w:val="22A63F56"/>
    <w:rsid w:val="240740A7"/>
    <w:rsid w:val="24C71A0C"/>
    <w:rsid w:val="25D8351B"/>
    <w:rsid w:val="269E7C09"/>
    <w:rsid w:val="28EF72E9"/>
    <w:rsid w:val="294F5660"/>
    <w:rsid w:val="2A007C29"/>
    <w:rsid w:val="2BB11CD6"/>
    <w:rsid w:val="31EA4533"/>
    <w:rsid w:val="337D5EE9"/>
    <w:rsid w:val="35623992"/>
    <w:rsid w:val="36595D31"/>
    <w:rsid w:val="36C11DF3"/>
    <w:rsid w:val="3A06721D"/>
    <w:rsid w:val="3C330C2E"/>
    <w:rsid w:val="3CE60229"/>
    <w:rsid w:val="3D61607F"/>
    <w:rsid w:val="3DA21EAB"/>
    <w:rsid w:val="3E5A5371"/>
    <w:rsid w:val="3F1374C3"/>
    <w:rsid w:val="3F4F5483"/>
    <w:rsid w:val="404222EF"/>
    <w:rsid w:val="41717932"/>
    <w:rsid w:val="43A61725"/>
    <w:rsid w:val="44367CA3"/>
    <w:rsid w:val="447D5ABC"/>
    <w:rsid w:val="451A2030"/>
    <w:rsid w:val="46284E65"/>
    <w:rsid w:val="48A41855"/>
    <w:rsid w:val="496F1D28"/>
    <w:rsid w:val="49D52E74"/>
    <w:rsid w:val="4B167A15"/>
    <w:rsid w:val="4B7F19FC"/>
    <w:rsid w:val="4C7E4593"/>
    <w:rsid w:val="4CE41EE5"/>
    <w:rsid w:val="4D317606"/>
    <w:rsid w:val="4F451D2F"/>
    <w:rsid w:val="51B7313F"/>
    <w:rsid w:val="52175C96"/>
    <w:rsid w:val="53E364AF"/>
    <w:rsid w:val="540F376F"/>
    <w:rsid w:val="54C91762"/>
    <w:rsid w:val="54D312C5"/>
    <w:rsid w:val="5599033A"/>
    <w:rsid w:val="55E91804"/>
    <w:rsid w:val="5830458C"/>
    <w:rsid w:val="58924565"/>
    <w:rsid w:val="59771406"/>
    <w:rsid w:val="59927FC0"/>
    <w:rsid w:val="5A203664"/>
    <w:rsid w:val="5A5B1F38"/>
    <w:rsid w:val="5B402113"/>
    <w:rsid w:val="5BE43388"/>
    <w:rsid w:val="5E9204CA"/>
    <w:rsid w:val="5E9D0AED"/>
    <w:rsid w:val="61007C92"/>
    <w:rsid w:val="617D412D"/>
    <w:rsid w:val="61B745BF"/>
    <w:rsid w:val="62015085"/>
    <w:rsid w:val="63A96DEE"/>
    <w:rsid w:val="63B10C79"/>
    <w:rsid w:val="650F7603"/>
    <w:rsid w:val="65FA3DDD"/>
    <w:rsid w:val="677C102E"/>
    <w:rsid w:val="67980457"/>
    <w:rsid w:val="6A3C0EF4"/>
    <w:rsid w:val="6A58132F"/>
    <w:rsid w:val="6ABF5955"/>
    <w:rsid w:val="6AEE09D2"/>
    <w:rsid w:val="6BBD691D"/>
    <w:rsid w:val="6C497546"/>
    <w:rsid w:val="6DA80806"/>
    <w:rsid w:val="6E1D3BA8"/>
    <w:rsid w:val="6E8F302E"/>
    <w:rsid w:val="6FAC2C3D"/>
    <w:rsid w:val="70025E14"/>
    <w:rsid w:val="703D4310"/>
    <w:rsid w:val="70E60156"/>
    <w:rsid w:val="71A917EE"/>
    <w:rsid w:val="72061121"/>
    <w:rsid w:val="73DA1222"/>
    <w:rsid w:val="74C832FF"/>
    <w:rsid w:val="76171B4F"/>
    <w:rsid w:val="763A756C"/>
    <w:rsid w:val="76C835F0"/>
    <w:rsid w:val="773E0AAD"/>
    <w:rsid w:val="77DE16D6"/>
    <w:rsid w:val="78217685"/>
    <w:rsid w:val="782652C1"/>
    <w:rsid w:val="7AB20098"/>
    <w:rsid w:val="7B0E1953"/>
    <w:rsid w:val="7B814320"/>
    <w:rsid w:val="7BFF7FFE"/>
    <w:rsid w:val="7D3E6290"/>
    <w:rsid w:val="7D5B2791"/>
    <w:rsid w:val="7EFE7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387FDABB"/>
  <w15:docId w15:val="{DDF96029-7669-4607-81FE-C6CEDD8FB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黑体"/>
      <w:bCs/>
      <w:kern w:val="44"/>
      <w:sz w:val="44"/>
      <w:szCs w:val="44"/>
      <w:lang w:val="zh-CN"/>
    </w:rPr>
  </w:style>
  <w:style w:type="paragraph" w:styleId="2">
    <w:name w:val="heading 2"/>
    <w:basedOn w:val="a"/>
    <w:next w:val="a"/>
    <w:uiPriority w:val="9"/>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eastAsia="宋体" w:hAnsi="宋体" w:cs="宋体"/>
      <w:szCs w:val="21"/>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adjustRightInd w:val="0"/>
      <w:snapToGrid w:val="0"/>
      <w:spacing w:afterLines="50" w:after="156"/>
    </w:pPr>
    <w:rPr>
      <w:rFonts w:ascii="宋体" w:eastAsia="宋体" w:hAnsi="宋体"/>
    </w:rPr>
  </w:style>
  <w:style w:type="paragraph" w:styleId="aa">
    <w:name w:val="Normal (Web)"/>
    <w:basedOn w:val="a"/>
    <w:uiPriority w:val="99"/>
    <w:qFormat/>
    <w:pPr>
      <w:spacing w:beforeAutospacing="1" w:afterAutospacing="1"/>
      <w:jc w:val="left"/>
    </w:pPr>
    <w:rPr>
      <w:rFonts w:cs="Times New Roman"/>
      <w:kern w:val="0"/>
      <w:sz w:val="24"/>
    </w:rPr>
  </w:style>
  <w:style w:type="character" w:styleId="ab">
    <w:name w:val="Hyperlink"/>
    <w:basedOn w:val="a0"/>
    <w:uiPriority w:val="99"/>
    <w:unhideWhenUsed/>
    <w:qFormat/>
    <w:rPr>
      <w:color w:val="0000FF"/>
      <w:u w:val="single"/>
    </w:rPr>
  </w:style>
  <w:style w:type="paragraph" w:styleId="ac">
    <w:name w:val="List Paragraph"/>
    <w:basedOn w:val="a"/>
    <w:uiPriority w:val="34"/>
    <w:qFormat/>
    <w:pPr>
      <w:ind w:firstLineChars="200" w:firstLine="420"/>
    </w:pPr>
  </w:style>
  <w:style w:type="character" w:customStyle="1" w:styleId="10">
    <w:name w:val="标题 1 字符"/>
    <w:basedOn w:val="a0"/>
    <w:link w:val="1"/>
    <w:uiPriority w:val="9"/>
    <w:qFormat/>
    <w:rPr>
      <w:rFonts w:eastAsia="黑体"/>
      <w:bCs/>
      <w:kern w:val="44"/>
      <w:sz w:val="44"/>
      <w:szCs w:val="44"/>
      <w:lang w:val="zh-CN"/>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paragraph" w:customStyle="1" w:styleId="11">
    <w:name w:val="列出段落1"/>
    <w:basedOn w:val="a"/>
    <w:uiPriority w:val="34"/>
    <w:qFormat/>
    <w:pPr>
      <w:ind w:firstLineChars="200" w:firstLine="420"/>
    </w:p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WPSOffice1">
    <w:name w:val="WPSOffice手动目录 1"/>
    <w:qFormat/>
  </w:style>
  <w:style w:type="paragraph" w:styleId="ad">
    <w:name w:val="Revision"/>
    <w:hidden/>
    <w:uiPriority w:val="99"/>
    <w:unhideWhenUsed/>
    <w:rsid w:val="00742D6B"/>
    <w:rPr>
      <w:rFonts w:asciiTheme="minorHAnsi" w:eastAsiaTheme="minorEastAsia" w:hAnsiTheme="minorHAnsi" w:cstheme="minorBidi"/>
      <w:kern w:val="2"/>
      <w:sz w:val="21"/>
      <w:szCs w:val="22"/>
    </w:rPr>
  </w:style>
  <w:style w:type="character" w:customStyle="1" w:styleId="fontstyle01">
    <w:name w:val="fontstyle01"/>
    <w:basedOn w:val="a0"/>
    <w:rsid w:val="00742D6B"/>
    <w:rPr>
      <w:rFonts w:ascii="CIDFont+F4" w:hAnsi="CIDFont+F4"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690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iki.ros.org/laser_filter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iki.ros.org/laser_filter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28</Pages>
  <Words>1618</Words>
  <Characters>9226</Characters>
  <Application>Microsoft Office Word</Application>
  <DocSecurity>0</DocSecurity>
  <Lines>76</Lines>
  <Paragraphs>21</Paragraphs>
  <ScaleCrop>false</ScaleCrop>
  <Company>MS</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sun lanlan</cp:lastModifiedBy>
  <cp:revision>3</cp:revision>
  <cp:lastPrinted>2019-04-15T14:27:00Z</cp:lastPrinted>
  <dcterms:created xsi:type="dcterms:W3CDTF">2020-05-27T00:17:00Z</dcterms:created>
  <dcterms:modified xsi:type="dcterms:W3CDTF">2023-11-08T03:35:00Z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62AC1381EAD444F28F3806F4176C3DAC_13</vt:lpwstr>
  </property>
</Properties>
</file>